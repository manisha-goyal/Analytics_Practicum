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F3EC6" w14:textId="45146683" w:rsidR="00E6781D" w:rsidRPr="00F7227F" w:rsidRDefault="00E6781D" w:rsidP="00C90054">
      <w:pPr>
        <w:jc w:val="center"/>
        <w:rPr>
          <w:rFonts w:cs="Arial"/>
          <w:b/>
          <w:bCs/>
          <w:szCs w:val="18"/>
        </w:rPr>
      </w:pPr>
      <w:r w:rsidRPr="00F7227F">
        <w:rPr>
          <w:rFonts w:cs="Arial"/>
          <w:b/>
          <w:bCs/>
          <w:szCs w:val="18"/>
        </w:rPr>
        <w:t>Paper #20</w:t>
      </w:r>
      <w:r w:rsidR="00E12F6A" w:rsidRPr="00F7227F">
        <w:rPr>
          <w:rFonts w:cs="Arial"/>
          <w:b/>
          <w:bCs/>
          <w:szCs w:val="18"/>
        </w:rPr>
        <w:t xml:space="preserve"> – </w:t>
      </w:r>
      <w:r w:rsidRPr="00F7227F">
        <w:rPr>
          <w:rFonts w:cs="Arial"/>
          <w:b/>
          <w:bCs/>
          <w:szCs w:val="18"/>
        </w:rPr>
        <w:t>2018</w:t>
      </w:r>
      <w:r w:rsidR="00E12F6A" w:rsidRPr="00F7227F">
        <w:rPr>
          <w:rFonts w:cs="Arial"/>
          <w:b/>
          <w:bCs/>
          <w:szCs w:val="18"/>
        </w:rPr>
        <w:t xml:space="preserve"> </w:t>
      </w:r>
    </w:p>
    <w:p w14:paraId="3DF8C7A4" w14:textId="3A885753" w:rsidR="00AE7B77" w:rsidRPr="00C1384B" w:rsidRDefault="00865E50" w:rsidP="00C90054">
      <w:pPr>
        <w:jc w:val="center"/>
        <w:rPr>
          <w:rFonts w:cs="Arial"/>
          <w:sz w:val="26"/>
          <w:szCs w:val="26"/>
        </w:rPr>
      </w:pPr>
      <w:r w:rsidRPr="00C1384B">
        <w:rPr>
          <w:rFonts w:cs="Arial"/>
          <w:b/>
          <w:bCs/>
          <w:sz w:val="26"/>
          <w:szCs w:val="26"/>
        </w:rPr>
        <w:t>Visualisation and Statistical Analysis of Survey Data to Ascertain The Effectiveness of Library Training Efforts on Students’ Research Skills</w:t>
      </w:r>
    </w:p>
    <w:p w14:paraId="6764EF38" w14:textId="732AD825" w:rsidR="00AE7B77" w:rsidRPr="005C6945" w:rsidRDefault="00AE7B77" w:rsidP="00C90054">
      <w:pPr>
        <w:jc w:val="center"/>
        <w:rPr>
          <w:rFonts w:cs="Arial"/>
          <w:sz w:val="22"/>
        </w:rPr>
      </w:pPr>
      <w:r w:rsidRPr="005C6945">
        <w:rPr>
          <w:rFonts w:cs="Arial"/>
          <w:sz w:val="22"/>
        </w:rPr>
        <w:t>Mahima Damani</w:t>
      </w:r>
      <w:r w:rsidR="00505081" w:rsidRPr="005C6945">
        <w:rPr>
          <w:rFonts w:cs="Arial"/>
          <w:sz w:val="22"/>
        </w:rPr>
        <w:t>;</w:t>
      </w:r>
      <w:r w:rsidR="005C6945">
        <w:rPr>
          <w:rFonts w:cs="Arial"/>
          <w:sz w:val="22"/>
        </w:rPr>
        <w:t xml:space="preserve"> </w:t>
      </w:r>
      <w:r w:rsidRPr="005C6945">
        <w:rPr>
          <w:rFonts w:cs="Arial"/>
          <w:sz w:val="22"/>
        </w:rPr>
        <w:t>Manisha Goyal</w:t>
      </w:r>
      <w:r w:rsidR="00505081" w:rsidRPr="005C6945">
        <w:rPr>
          <w:rFonts w:cs="Arial"/>
          <w:sz w:val="22"/>
        </w:rPr>
        <w:t>;</w:t>
      </w:r>
      <w:r w:rsidR="005C6945">
        <w:rPr>
          <w:rFonts w:cs="Arial"/>
          <w:sz w:val="22"/>
        </w:rPr>
        <w:t xml:space="preserve"> </w:t>
      </w:r>
      <w:r w:rsidRPr="005C6945">
        <w:rPr>
          <w:rFonts w:cs="Arial"/>
          <w:sz w:val="22"/>
        </w:rPr>
        <w:t>Mohamed Lukman Bin Mohamed Syed</w:t>
      </w:r>
    </w:p>
    <w:p w14:paraId="6334ED74" w14:textId="6C38A7CE" w:rsidR="00AE7B77" w:rsidRPr="005C6945" w:rsidRDefault="00505081" w:rsidP="00062C6F">
      <w:pPr>
        <w:jc w:val="center"/>
        <w:rPr>
          <w:rFonts w:cs="Arial"/>
          <w:sz w:val="20"/>
          <w:szCs w:val="20"/>
        </w:rPr>
      </w:pPr>
      <w:r w:rsidRPr="005C6945">
        <w:rPr>
          <w:rFonts w:cs="Arial"/>
          <w:sz w:val="22"/>
        </w:rPr>
        <w:t>Singapore Management University</w:t>
      </w:r>
    </w:p>
    <w:p w14:paraId="3A0E8F7A" w14:textId="74FA42C9" w:rsidR="00C1384B" w:rsidRPr="006E0195" w:rsidRDefault="00865E50" w:rsidP="00062C6F">
      <w:pPr>
        <w:pStyle w:val="Heading1"/>
      </w:pPr>
      <w:r w:rsidRPr="006E0195">
        <w:t>ABSTRACT</w:t>
      </w:r>
    </w:p>
    <w:p w14:paraId="3F6A5B5E" w14:textId="6CA7A8BF" w:rsidR="00044BE8" w:rsidRDefault="00865E50" w:rsidP="00C1384B">
      <w:r w:rsidRPr="006E0195">
        <w:t xml:space="preserve">The SMU Libraries Analytics and Research Department strives to develop a data-informed approach for achieving strategic objectives related to library operations and user needs. </w:t>
      </w:r>
      <w:r w:rsidRPr="003A6FA9">
        <w:rPr>
          <w:rFonts w:eastAsia="Times New Roman"/>
          <w:shd w:val="clear" w:color="auto" w:fill="FFFFFF"/>
        </w:rPr>
        <w:t xml:space="preserve">The library currently aims to </w:t>
      </w:r>
      <w:bookmarkStart w:id="0" w:name="_GoBack"/>
      <w:ins w:id="1" w:author="Microsoft Office User" w:date="2018-04-08T14:20:00Z">
        <w:r w:rsidR="000D0A58">
          <w:rPr>
            <w:rFonts w:eastAsia="Times New Roman"/>
            <w:shd w:val="clear" w:color="auto" w:fill="FFFFFF"/>
          </w:rPr>
          <w:t>develop it’s trainings (content, methodology &amp; availability) catering to solving specific student problems associated with those skills</w:t>
        </w:r>
      </w:ins>
      <w:bookmarkEnd w:id="0"/>
      <w:del w:id="2" w:author="Microsoft Office User" w:date="2018-04-08T14:20:00Z">
        <w:r w:rsidRPr="003A6FA9" w:rsidDel="000D0A58">
          <w:rPr>
            <w:rFonts w:eastAsia="Times New Roman"/>
            <w:shd w:val="clear" w:color="auto" w:fill="FFFFFF"/>
          </w:rPr>
          <w:delText>optimise</w:delText>
        </w:r>
        <w:r w:rsidRPr="003A6FA9" w:rsidDel="00493557">
          <w:rPr>
            <w:rFonts w:eastAsia="Times New Roman"/>
            <w:shd w:val="clear" w:color="auto" w:fill="FFFFFF"/>
          </w:rPr>
          <w:delText xml:space="preserve"> the availability and distribution channels of resources to maximise the learning effectiveness of its students. This could be in terms of increasing resources available for certain highly searched topics, and altering current trainin</w:delText>
        </w:r>
        <w:r w:rsidRPr="00BC3545" w:rsidDel="00493557">
          <w:rPr>
            <w:rFonts w:eastAsia="Times New Roman"/>
            <w:shd w:val="clear" w:color="auto" w:fill="FFFFFF"/>
          </w:rPr>
          <w:delText>gs and workshops</w:delText>
        </w:r>
      </w:del>
      <w:r w:rsidRPr="00BC3545">
        <w:rPr>
          <w:rFonts w:eastAsia="Times New Roman"/>
          <w:shd w:val="clear" w:color="auto" w:fill="FFFFFF"/>
        </w:rPr>
        <w:t xml:space="preserve">. For this purpose, they have conducted an initial survey for the freshman batch of 2017 to evaluate the difference in their confidence level in various research skills before and after </w:t>
      </w:r>
      <w:del w:id="3" w:author="Manisha GOYAL" w:date="2018-04-09T00:18:00Z">
        <w:r w:rsidRPr="00BC3545" w:rsidDel="00FC0CA0">
          <w:rPr>
            <w:rFonts w:eastAsia="Times New Roman"/>
            <w:shd w:val="clear" w:color="auto" w:fill="FFFFFF"/>
          </w:rPr>
          <w:delText xml:space="preserve">joining </w:delText>
        </w:r>
      </w:del>
      <w:ins w:id="4" w:author="Manisha GOYAL" w:date="2018-04-09T00:18:00Z">
        <w:r w:rsidR="00FC0CA0">
          <w:rPr>
            <w:rFonts w:eastAsia="Times New Roman"/>
            <w:shd w:val="clear" w:color="auto" w:fill="FFFFFF"/>
          </w:rPr>
          <w:t>their first semester at</w:t>
        </w:r>
        <w:r w:rsidR="00FC0CA0" w:rsidRPr="00BC3545">
          <w:rPr>
            <w:rFonts w:eastAsia="Times New Roman"/>
            <w:shd w:val="clear" w:color="auto" w:fill="FFFFFF"/>
          </w:rPr>
          <w:t xml:space="preserve"> </w:t>
        </w:r>
      </w:ins>
      <w:r w:rsidRPr="00BC3545">
        <w:rPr>
          <w:rFonts w:eastAsia="Times New Roman"/>
          <w:shd w:val="clear" w:color="auto" w:fill="FFFFFF"/>
        </w:rPr>
        <w:t>SMU. This paper aims to identify factors that relate to and predict student confidence in performing library research tasks and help improve library training initiatives</w:t>
      </w:r>
      <w:ins w:id="5" w:author="Microsoft Office User" w:date="2018-04-08T14:21:00Z">
        <w:r w:rsidR="000D0A58">
          <w:rPr>
            <w:rFonts w:eastAsia="Times New Roman"/>
            <w:shd w:val="clear" w:color="auto" w:fill="FFFFFF"/>
          </w:rPr>
          <w:t xml:space="preserve"> in terms of relevance</w:t>
        </w:r>
      </w:ins>
      <w:ins w:id="6" w:author="Microsoft Office User" w:date="2018-04-08T14:22:00Z">
        <w:r w:rsidR="000D0A58">
          <w:rPr>
            <w:rFonts w:eastAsia="Times New Roman"/>
            <w:shd w:val="clear" w:color="auto" w:fill="FFFFFF"/>
          </w:rPr>
          <w:t xml:space="preserve"> and</w:t>
        </w:r>
      </w:ins>
      <w:ins w:id="7" w:author="Microsoft Office User" w:date="2018-04-08T14:21:00Z">
        <w:r w:rsidR="000D0A58">
          <w:rPr>
            <w:rFonts w:eastAsia="Times New Roman"/>
            <w:shd w:val="clear" w:color="auto" w:fill="FFFFFF"/>
          </w:rPr>
          <w:t xml:space="preserve"> effectivenes</w:t>
        </w:r>
      </w:ins>
      <w:ins w:id="8" w:author="Microsoft Office User" w:date="2018-04-08T14:22:00Z">
        <w:r w:rsidR="000D0A58">
          <w:rPr>
            <w:rFonts w:eastAsia="Times New Roman"/>
            <w:shd w:val="clear" w:color="auto" w:fill="FFFFFF"/>
          </w:rPr>
          <w:t>s</w:t>
        </w:r>
      </w:ins>
      <w:r w:rsidRPr="00BC3545">
        <w:rPr>
          <w:rFonts w:eastAsia="Times New Roman"/>
          <w:shd w:val="clear" w:color="auto" w:fill="FFFFFF"/>
        </w:rPr>
        <w:t xml:space="preserve">. </w:t>
      </w:r>
      <w:r w:rsidRPr="00BC3545">
        <w:rPr>
          <w:rFonts w:eastAsia="Times New Roman"/>
        </w:rPr>
        <w:t xml:space="preserve">We will conduct </w:t>
      </w:r>
      <w:ins w:id="9" w:author="Microsoft Office User" w:date="2018-04-08T14:23:00Z">
        <w:r w:rsidR="000D0A58">
          <w:rPr>
            <w:rFonts w:eastAsia="Times New Roman"/>
          </w:rPr>
          <w:t xml:space="preserve">exploratory analysis to </w:t>
        </w:r>
      </w:ins>
      <w:ins w:id="10" w:author="Microsoft Office User" w:date="2018-04-08T14:24:00Z">
        <w:r w:rsidR="000D0A58">
          <w:rPr>
            <w:rFonts w:eastAsia="Times New Roman"/>
          </w:rPr>
          <w:t xml:space="preserve">discover trends specifc to schools and problems associated with </w:t>
        </w:r>
        <w:del w:id="11" w:author="Manisha GOYAL" w:date="2018-04-09T00:18:00Z">
          <w:r w:rsidR="000D0A58" w:rsidDel="00FC0CA0">
            <w:rPr>
              <w:rFonts w:eastAsia="Times New Roman"/>
            </w:rPr>
            <w:delText>specific library</w:delText>
          </w:r>
        </w:del>
      </w:ins>
      <w:ins w:id="12" w:author="Manisha GOYAL" w:date="2018-04-09T00:18:00Z">
        <w:r w:rsidR="00FC0CA0">
          <w:rPr>
            <w:rFonts w:eastAsia="Times New Roman"/>
          </w:rPr>
          <w:t>research</w:t>
        </w:r>
      </w:ins>
      <w:ins w:id="13" w:author="Microsoft Office User" w:date="2018-04-08T14:24:00Z">
        <w:r w:rsidR="000D0A58">
          <w:rPr>
            <w:rFonts w:eastAsia="Times New Roman"/>
          </w:rPr>
          <w:t xml:space="preserve"> skills. Moreover, we will conduct statistical analysis to understand the </w:t>
        </w:r>
        <w:del w:id="14" w:author="Manisha GOYAL" w:date="2018-04-09T00:18:00Z">
          <w:r w:rsidR="000D0A58" w:rsidDel="004E5E24">
            <w:rPr>
              <w:rFonts w:eastAsia="Times New Roman"/>
            </w:rPr>
            <w:delText>transformation</w:delText>
          </w:r>
        </w:del>
      </w:ins>
      <w:ins w:id="15" w:author="Manisha GOYAL" w:date="2018-04-09T00:18:00Z">
        <w:r w:rsidR="004E5E24">
          <w:rPr>
            <w:rFonts w:eastAsia="Times New Roman"/>
          </w:rPr>
          <w:t>change</w:t>
        </w:r>
      </w:ins>
      <w:ins w:id="16" w:author="Microsoft Office User" w:date="2018-04-08T14:24:00Z">
        <w:r w:rsidR="000D0A58">
          <w:rPr>
            <w:rFonts w:eastAsia="Times New Roman"/>
          </w:rPr>
          <w:t xml:space="preserve"> in the confidence of students that can be attributed to library trainings.</w:t>
        </w:r>
      </w:ins>
      <w:del w:id="17" w:author="Microsoft Office User" w:date="2018-04-08T14:23:00Z">
        <w:r w:rsidRPr="00BC3545" w:rsidDel="000D0A58">
          <w:rPr>
            <w:rFonts w:eastAsia="Times New Roman"/>
          </w:rPr>
          <w:delText>correlation analysis to obtain insights about the correlations between the trainings and students' confidence levels. Moreover, we will also analyse the proxy logs data to gather further insights on students' search habits, with the goal of merging these findings with our correlation findings to craft salient recommendations.</w:delText>
        </w:r>
      </w:del>
    </w:p>
    <w:p w14:paraId="67FB0115" w14:textId="236577E5" w:rsidR="00A71435" w:rsidRDefault="00A71435" w:rsidP="001C4A6B">
      <w:pPr>
        <w:pStyle w:val="Heading1"/>
        <w:rPr>
          <w:rFonts w:eastAsiaTheme="minorEastAsia"/>
        </w:rPr>
      </w:pPr>
      <w:r>
        <w:rPr>
          <w:rFonts w:eastAsiaTheme="minorEastAsia"/>
        </w:rPr>
        <w:t xml:space="preserve">1.0 </w:t>
      </w:r>
      <w:r w:rsidRPr="00CE745A">
        <w:rPr>
          <w:rFonts w:eastAsiaTheme="minorEastAsia"/>
        </w:rPr>
        <w:t>introduction</w:t>
      </w:r>
    </w:p>
    <w:p w14:paraId="39B9CE31" w14:textId="275884F2" w:rsidR="00E009FC" w:rsidRPr="00A71435" w:rsidRDefault="00FE1956" w:rsidP="00982C78">
      <w:pPr>
        <w:pStyle w:val="Heading2"/>
        <w:rPr>
          <w:lang w:val="en-IN" w:eastAsia="en-IN"/>
        </w:rPr>
      </w:pPr>
      <w:r w:rsidRPr="009F539D">
        <w:rPr>
          <w:rFonts w:eastAsiaTheme="minorEastAsia"/>
        </w:rPr>
        <w:t>1</w:t>
      </w:r>
      <w:r w:rsidR="00D2022D" w:rsidRPr="009F539D">
        <w:rPr>
          <w:rFonts w:eastAsiaTheme="minorEastAsia"/>
        </w:rPr>
        <w:t>.</w:t>
      </w:r>
      <w:r w:rsidR="00A71435" w:rsidRPr="009F539D">
        <w:t>1</w:t>
      </w:r>
      <w:r w:rsidR="00D2022D" w:rsidRPr="009F539D">
        <w:rPr>
          <w:rFonts w:eastAsiaTheme="minorEastAsia"/>
        </w:rPr>
        <w:t xml:space="preserve"> </w:t>
      </w:r>
      <w:del w:id="18" w:author="Microsoft Office User" w:date="2018-04-08T12:50:00Z">
        <w:r w:rsidR="00D2022D" w:rsidRPr="009F539D" w:rsidDel="003268D2">
          <w:rPr>
            <w:rFonts w:eastAsiaTheme="minorEastAsia"/>
          </w:rPr>
          <w:delText>P</w:delText>
        </w:r>
        <w:r w:rsidR="00E009FC" w:rsidRPr="009F539D" w:rsidDel="003268D2">
          <w:delText xml:space="preserve">ROJECT </w:delText>
        </w:r>
      </w:del>
      <w:r w:rsidR="00E009FC" w:rsidRPr="009F539D">
        <w:t>BACKGROUND</w:t>
      </w:r>
    </w:p>
    <w:p w14:paraId="51323275" w14:textId="37BABCA5" w:rsidR="000D0A58" w:rsidRPr="005C6945" w:rsidRDefault="00D2022D" w:rsidP="00C1384B">
      <w:pPr>
        <w:rPr>
          <w:ins w:id="19" w:author="Microsoft Office User" w:date="2018-04-08T14:27:00Z"/>
          <w:rFonts w:eastAsia="Times New Roman"/>
          <w:lang w:val="en-IN" w:eastAsia="en-IN"/>
        </w:rPr>
      </w:pPr>
      <w:del w:id="20" w:author="Manisha GOYAL" w:date="2018-04-09T00:21:00Z">
        <w:r w:rsidRPr="005C6945" w:rsidDel="000C10A6">
          <w:rPr>
            <w:rFonts w:eastAsia="Times New Roman"/>
            <w:lang w:val="en-IN" w:eastAsia="en-IN"/>
          </w:rPr>
          <w:delText xml:space="preserve">Situated at the heart of SMU’s city campus, </w:delText>
        </w:r>
      </w:del>
      <w:r w:rsidRPr="005C6945">
        <w:rPr>
          <w:rFonts w:eastAsia="Times New Roman"/>
          <w:lang w:val="en-IN" w:eastAsia="en-IN"/>
        </w:rPr>
        <w:t xml:space="preserve">SMU Libraries offers its services through two physical libraries, </w:t>
      </w:r>
      <w:del w:id="21" w:author="Manisha GOYAL" w:date="2018-04-09T00:21:00Z">
        <w:r w:rsidRPr="005C6945" w:rsidDel="000C10A6">
          <w:rPr>
            <w:rFonts w:eastAsia="Times New Roman"/>
            <w:lang w:val="en-IN" w:eastAsia="en-IN"/>
          </w:rPr>
          <w:delText xml:space="preserve">Li Ka Shing Library and Kwa Geok Choo Law Library </w:delText>
        </w:r>
      </w:del>
      <w:r w:rsidRPr="005C6945">
        <w:rPr>
          <w:rFonts w:eastAsia="Times New Roman"/>
          <w:lang w:val="en-IN" w:eastAsia="en-IN"/>
        </w:rPr>
        <w:t xml:space="preserve">as well as virtually through various </w:t>
      </w:r>
      <w:del w:id="22" w:author="Manisha GOYAL" w:date="2018-04-09T00:21:00Z">
        <w:r w:rsidRPr="005C6945" w:rsidDel="000C10A6">
          <w:rPr>
            <w:rFonts w:eastAsia="Times New Roman"/>
            <w:lang w:val="en-IN" w:eastAsia="en-IN"/>
          </w:rPr>
          <w:delText>web based</w:delText>
        </w:r>
      </w:del>
      <w:ins w:id="23" w:author="Manisha GOYAL" w:date="2018-04-09T00:21:00Z">
        <w:r w:rsidR="000C10A6">
          <w:rPr>
            <w:rFonts w:eastAsia="Times New Roman"/>
            <w:lang w:val="en-IN" w:eastAsia="en-IN"/>
          </w:rPr>
          <w:t>online</w:t>
        </w:r>
      </w:ins>
      <w:r w:rsidRPr="005C6945">
        <w:rPr>
          <w:rFonts w:eastAsia="Times New Roman"/>
          <w:lang w:val="en-IN" w:eastAsia="en-IN"/>
        </w:rPr>
        <w:t xml:space="preserve"> services. SMU Libraries is the centre for academic and professional knowledge resources </w:t>
      </w:r>
      <w:del w:id="24" w:author="Manisha GOYAL" w:date="2018-04-09T00:22:00Z">
        <w:r w:rsidRPr="005C6945" w:rsidDel="001561DC">
          <w:rPr>
            <w:rFonts w:eastAsia="Times New Roman"/>
            <w:lang w:val="en-IN" w:eastAsia="en-IN"/>
          </w:rPr>
          <w:delText xml:space="preserve">and services </w:delText>
        </w:r>
      </w:del>
      <w:r w:rsidRPr="005C6945">
        <w:rPr>
          <w:rFonts w:eastAsia="Times New Roman"/>
          <w:lang w:val="en-IN" w:eastAsia="en-IN"/>
        </w:rPr>
        <w:t xml:space="preserve">that support the research and learning needs of </w:t>
      </w:r>
      <w:del w:id="25" w:author="Manisha GOYAL" w:date="2018-04-09T00:22:00Z">
        <w:r w:rsidRPr="005C6945" w:rsidDel="001561DC">
          <w:rPr>
            <w:rFonts w:eastAsia="Times New Roman"/>
            <w:lang w:val="en-IN" w:eastAsia="en-IN"/>
          </w:rPr>
          <w:delText xml:space="preserve">the </w:delText>
        </w:r>
      </w:del>
      <w:r w:rsidRPr="005C6945">
        <w:rPr>
          <w:rFonts w:eastAsia="Times New Roman"/>
          <w:lang w:val="en-IN" w:eastAsia="en-IN"/>
        </w:rPr>
        <w:t>SMU</w:t>
      </w:r>
      <w:del w:id="26" w:author="Manisha GOYAL" w:date="2018-04-09T00:22:00Z">
        <w:r w:rsidRPr="005C6945" w:rsidDel="001561DC">
          <w:rPr>
            <w:rFonts w:eastAsia="Times New Roman"/>
            <w:lang w:val="en-IN" w:eastAsia="en-IN"/>
          </w:rPr>
          <w:delText xml:space="preserve"> community</w:delText>
        </w:r>
      </w:del>
      <w:r w:rsidRPr="005C6945">
        <w:rPr>
          <w:rFonts w:eastAsia="Times New Roman"/>
          <w:lang w:val="en-IN" w:eastAsia="en-IN"/>
        </w:rPr>
        <w:t>. The library facilitates knowledge creation</w:t>
      </w:r>
      <w:ins w:id="27" w:author="Manisha GOYAL" w:date="2018-04-09T00:22:00Z">
        <w:r w:rsidR="001561DC">
          <w:rPr>
            <w:rFonts w:eastAsia="Times New Roman"/>
            <w:lang w:val="en-IN" w:eastAsia="en-IN"/>
          </w:rPr>
          <w:t xml:space="preserve"> and </w:t>
        </w:r>
      </w:ins>
      <w:r w:rsidRPr="005C6945">
        <w:rPr>
          <w:rFonts w:eastAsia="Times New Roman"/>
          <w:lang w:val="en-IN" w:eastAsia="en-IN"/>
        </w:rPr>
        <w:t>discovery through its electronic search platform and access to a wide array of research</w:t>
      </w:r>
      <w:del w:id="28" w:author="Manisha GOYAL" w:date="2018-04-09T00:22:00Z">
        <w:r w:rsidRPr="005C6945" w:rsidDel="001561DC">
          <w:rPr>
            <w:rFonts w:eastAsia="Times New Roman"/>
            <w:lang w:val="en-IN" w:eastAsia="en-IN"/>
          </w:rPr>
          <w:delText xml:space="preserve"> resources on and off campus</w:delText>
        </w:r>
      </w:del>
      <w:r w:rsidRPr="005C6945">
        <w:rPr>
          <w:rFonts w:eastAsia="Times New Roman"/>
          <w:lang w:val="en-IN" w:eastAsia="en-IN"/>
        </w:rPr>
        <w:t>.</w:t>
      </w:r>
      <w:ins w:id="29" w:author="Microsoft Office User" w:date="2018-04-08T14:26:00Z">
        <w:r w:rsidR="000D0A58">
          <w:rPr>
            <w:rFonts w:eastAsia="Times New Roman"/>
            <w:lang w:val="en-IN" w:eastAsia="en-IN"/>
          </w:rPr>
          <w:t xml:space="preserve"> </w:t>
        </w:r>
      </w:ins>
      <w:del w:id="30" w:author="Manisha GOYAL" w:date="2018-04-09T00:22:00Z">
        <w:r w:rsidRPr="005C6945" w:rsidDel="00A840FA">
          <w:rPr>
            <w:rFonts w:eastAsia="Times New Roman"/>
            <w:lang w:val="en-IN" w:eastAsia="en-IN"/>
          </w:rPr>
          <w:delText>Through our learnings in SMU, w</w:delText>
        </w:r>
      </w:del>
      <w:ins w:id="31" w:author="Manisha GOYAL" w:date="2018-04-09T00:22:00Z">
        <w:r w:rsidR="00A840FA">
          <w:rPr>
            <w:rFonts w:eastAsia="Times New Roman"/>
            <w:lang w:val="en-IN" w:eastAsia="en-IN"/>
          </w:rPr>
          <w:t>W</w:t>
        </w:r>
      </w:ins>
      <w:r w:rsidRPr="005C6945">
        <w:rPr>
          <w:rFonts w:eastAsia="Times New Roman"/>
          <w:lang w:val="en-IN" w:eastAsia="en-IN"/>
        </w:rPr>
        <w:t xml:space="preserve">e aim to help the library succeed in this mission of making all resource management </w:t>
      </w:r>
      <w:del w:id="32" w:author="Manisha GOYAL" w:date="2018-04-09T00:22:00Z">
        <w:r w:rsidRPr="005C6945" w:rsidDel="00A03052">
          <w:rPr>
            <w:rFonts w:eastAsia="Times New Roman"/>
            <w:lang w:val="en-IN" w:eastAsia="en-IN"/>
          </w:rPr>
          <w:delText xml:space="preserve">and availabilities </w:delText>
        </w:r>
      </w:del>
      <w:r w:rsidRPr="005C6945">
        <w:rPr>
          <w:rFonts w:eastAsia="Times New Roman"/>
          <w:lang w:val="en-IN" w:eastAsia="en-IN"/>
        </w:rPr>
        <w:t>exceedingly data-driven, automated and micro-tracked.</w:t>
      </w:r>
    </w:p>
    <w:p w14:paraId="7E568739" w14:textId="60144B95" w:rsidR="00D2022D" w:rsidRPr="005C6945" w:rsidRDefault="000D0A58" w:rsidP="009F539D">
      <w:pPr>
        <w:rPr>
          <w:rFonts w:eastAsia="Times New Roman"/>
          <w:lang w:val="en-IN" w:eastAsia="en-IN"/>
        </w:rPr>
      </w:pPr>
      <w:ins w:id="33" w:author="Microsoft Office User" w:date="2018-04-08T14:27:00Z">
        <w:r>
          <w:rPr>
            <w:rFonts w:eastAsia="Times New Roman"/>
            <w:lang w:val="en-IN" w:eastAsia="en-IN"/>
          </w:rPr>
          <w:t xml:space="preserve">The </w:t>
        </w:r>
      </w:ins>
      <w:ins w:id="34" w:author="Microsoft Office User" w:date="2018-04-08T14:28:00Z">
        <w:r>
          <w:rPr>
            <w:rFonts w:eastAsia="Times New Roman"/>
            <w:lang w:val="en-IN" w:eastAsia="en-IN"/>
          </w:rPr>
          <w:t xml:space="preserve">aforementioned </w:t>
        </w:r>
      </w:ins>
      <w:del w:id="35" w:author="Microsoft Office User" w:date="2018-04-08T14:26:00Z">
        <w:r w:rsidR="00D2022D" w:rsidRPr="005C6945" w:rsidDel="000D0A58">
          <w:rPr>
            <w:rFonts w:eastAsia="Times New Roman"/>
            <w:lang w:val="en-IN" w:eastAsia="en-IN"/>
          </w:rPr>
          <w:delText xml:space="preserve">For this purpose, the Library Analytics and Research Department conducted a survey of the freshmen batch of 2017 in two phases – before the start of the semester and after the end of the semester. </w:delText>
        </w:r>
      </w:del>
      <w:del w:id="36" w:author="Microsoft Office User" w:date="2018-04-08T14:27:00Z">
        <w:r w:rsidR="00D2022D" w:rsidRPr="005C6945" w:rsidDel="000D0A58">
          <w:rPr>
            <w:rFonts w:eastAsia="Times New Roman"/>
            <w:lang w:val="en-IN" w:eastAsia="en-IN"/>
          </w:rPr>
          <w:delText xml:space="preserve">Some of the metrics the </w:delText>
        </w:r>
      </w:del>
      <w:r w:rsidR="00D2022D" w:rsidRPr="005C6945">
        <w:rPr>
          <w:rFonts w:eastAsia="Times New Roman"/>
          <w:lang w:val="en-IN" w:eastAsia="en-IN"/>
        </w:rPr>
        <w:t>survey</w:t>
      </w:r>
      <w:ins w:id="37" w:author="Microsoft Office User" w:date="2018-04-08T14:28:00Z">
        <w:r>
          <w:rPr>
            <w:rFonts w:eastAsia="Times New Roman"/>
            <w:lang w:val="en-IN" w:eastAsia="en-IN"/>
          </w:rPr>
          <w:t xml:space="preserve"> will be the main focus of our study. It</w:t>
        </w:r>
      </w:ins>
      <w:r w:rsidR="00D2022D" w:rsidRPr="005C6945">
        <w:rPr>
          <w:rFonts w:eastAsia="Times New Roman"/>
          <w:lang w:val="en-IN" w:eastAsia="en-IN"/>
        </w:rPr>
        <w:t xml:space="preserve"> measure</w:t>
      </w:r>
      <w:ins w:id="38" w:author="Microsoft Office User" w:date="2018-04-08T14:27:00Z">
        <w:r>
          <w:rPr>
            <w:rFonts w:eastAsia="Times New Roman"/>
            <w:lang w:val="en-IN" w:eastAsia="en-IN"/>
          </w:rPr>
          <w:t>s metrics like</w:t>
        </w:r>
      </w:ins>
      <w:del w:id="39" w:author="Microsoft Office User" w:date="2018-04-08T14:27:00Z">
        <w:r w:rsidR="00D2022D" w:rsidRPr="005C6945" w:rsidDel="000D0A58">
          <w:rPr>
            <w:rFonts w:eastAsia="Times New Roman"/>
            <w:lang w:val="en-IN" w:eastAsia="en-IN"/>
          </w:rPr>
          <w:delText>d were</w:delText>
        </w:r>
      </w:del>
      <w:r w:rsidR="00D2022D" w:rsidRPr="005C6945">
        <w:rPr>
          <w:rFonts w:eastAsia="Times New Roman"/>
          <w:lang w:val="en-IN" w:eastAsia="en-IN"/>
        </w:rPr>
        <w:t xml:space="preserve"> confidence level in using library resources, trainings attended, and modules </w:t>
      </w:r>
      <w:del w:id="40" w:author="Manisha GOYAL" w:date="2018-04-09T00:23:00Z">
        <w:r w:rsidR="00D2022D" w:rsidRPr="005C6945" w:rsidDel="00ED4043">
          <w:rPr>
            <w:rFonts w:eastAsia="Times New Roman"/>
            <w:lang w:val="en-IN" w:eastAsia="en-IN"/>
          </w:rPr>
          <w:delText xml:space="preserve">conducted </w:delText>
        </w:r>
      </w:del>
      <w:ins w:id="41" w:author="Manisha GOYAL" w:date="2018-04-09T00:23:00Z">
        <w:r w:rsidR="00ED4043">
          <w:rPr>
            <w:rFonts w:eastAsia="Times New Roman"/>
            <w:lang w:val="en-IN" w:eastAsia="en-IN"/>
          </w:rPr>
          <w:t>taken</w:t>
        </w:r>
        <w:r w:rsidR="00ED4043" w:rsidRPr="005C6945">
          <w:rPr>
            <w:rFonts w:eastAsia="Times New Roman"/>
            <w:lang w:val="en-IN" w:eastAsia="en-IN"/>
          </w:rPr>
          <w:t xml:space="preserve"> </w:t>
        </w:r>
      </w:ins>
      <w:r w:rsidR="00D2022D" w:rsidRPr="005C6945">
        <w:rPr>
          <w:rFonts w:eastAsia="Times New Roman"/>
          <w:lang w:val="en-IN" w:eastAsia="en-IN"/>
        </w:rPr>
        <w:t xml:space="preserve">during the semester. </w:t>
      </w:r>
      <w:del w:id="42" w:author="Manisha GOYAL" w:date="2018-04-09T00:23:00Z">
        <w:r w:rsidR="00D2022D" w:rsidRPr="005C6945" w:rsidDel="00F15B05">
          <w:rPr>
            <w:rFonts w:eastAsia="Times New Roman"/>
            <w:lang w:val="en-IN" w:eastAsia="en-IN"/>
          </w:rPr>
          <w:delText xml:space="preserve">They </w:delText>
        </w:r>
      </w:del>
      <w:ins w:id="43" w:author="Manisha GOYAL" w:date="2018-04-09T00:23:00Z">
        <w:r w:rsidR="00F15B05">
          <w:rPr>
            <w:rFonts w:eastAsia="Times New Roman"/>
            <w:lang w:val="en-IN" w:eastAsia="en-IN"/>
          </w:rPr>
          <w:t>We</w:t>
        </w:r>
        <w:r w:rsidR="00F15B05" w:rsidRPr="005C6945">
          <w:rPr>
            <w:rFonts w:eastAsia="Times New Roman"/>
            <w:lang w:val="en-IN" w:eastAsia="en-IN"/>
          </w:rPr>
          <w:t xml:space="preserve"> </w:t>
        </w:r>
      </w:ins>
      <w:r w:rsidR="00D2022D" w:rsidRPr="005C6945">
        <w:rPr>
          <w:rFonts w:eastAsia="Times New Roman"/>
          <w:lang w:val="en-IN" w:eastAsia="en-IN"/>
        </w:rPr>
        <w:t xml:space="preserve">wish to ascertain the effectiveness of the trainings by determining </w:t>
      </w:r>
      <w:ins w:id="44" w:author="Microsoft Office User" w:date="2018-04-08T14:27:00Z">
        <w:r>
          <w:rPr>
            <w:rFonts w:eastAsia="Times New Roman"/>
            <w:lang w:val="en-IN" w:eastAsia="en-IN"/>
          </w:rPr>
          <w:t xml:space="preserve">if </w:t>
        </w:r>
        <w:del w:id="45" w:author="Manisha GOYAL" w:date="2018-04-09T00:24:00Z">
          <w:r w:rsidDel="00D846B5">
            <w:rPr>
              <w:rFonts w:eastAsia="Times New Roman"/>
              <w:lang w:val="en-IN" w:eastAsia="en-IN"/>
            </w:rPr>
            <w:delText>there is</w:delText>
          </w:r>
        </w:del>
      </w:ins>
      <w:ins w:id="46" w:author="Manisha GOYAL" w:date="2018-04-09T00:24:00Z">
        <w:r w:rsidR="00D846B5">
          <w:rPr>
            <w:rFonts w:eastAsia="Times New Roman"/>
            <w:lang w:val="en-IN" w:eastAsia="en-IN"/>
          </w:rPr>
          <w:t>they have</w:t>
        </w:r>
      </w:ins>
      <w:ins w:id="47" w:author="Microsoft Office User" w:date="2018-04-08T14:27:00Z">
        <w:r>
          <w:rPr>
            <w:rFonts w:eastAsia="Times New Roman"/>
            <w:lang w:val="en-IN" w:eastAsia="en-IN"/>
          </w:rPr>
          <w:t xml:space="preserve"> </w:t>
        </w:r>
      </w:ins>
      <w:r w:rsidR="00D2022D" w:rsidRPr="005C6945">
        <w:rPr>
          <w:rFonts w:eastAsia="Times New Roman"/>
          <w:lang w:val="en-IN" w:eastAsia="en-IN"/>
        </w:rPr>
        <w:t xml:space="preserve">any </w:t>
      </w:r>
      <w:del w:id="48" w:author="Microsoft Office User" w:date="2018-04-08T14:27:00Z">
        <w:r w:rsidR="00D2022D" w:rsidRPr="005C6945" w:rsidDel="000D0A58">
          <w:rPr>
            <w:rFonts w:eastAsia="Times New Roman"/>
            <w:lang w:val="en-IN" w:eastAsia="en-IN"/>
          </w:rPr>
          <w:delText xml:space="preserve">correlation </w:delText>
        </w:r>
      </w:del>
      <w:ins w:id="49" w:author="Microsoft Office User" w:date="2018-04-08T14:27:00Z">
        <w:r>
          <w:rPr>
            <w:rFonts w:eastAsia="Times New Roman"/>
            <w:lang w:val="en-IN" w:eastAsia="en-IN"/>
          </w:rPr>
          <w:t>relationship</w:t>
        </w:r>
        <w:r w:rsidRPr="005C6945">
          <w:rPr>
            <w:rFonts w:eastAsia="Times New Roman"/>
            <w:lang w:val="en-IN" w:eastAsia="en-IN"/>
          </w:rPr>
          <w:t xml:space="preserve"> </w:t>
        </w:r>
      </w:ins>
      <w:del w:id="50" w:author="Manisha GOYAL" w:date="2018-04-09T00:24:00Z">
        <w:r w:rsidR="00D2022D" w:rsidRPr="005C6945" w:rsidDel="00D846B5">
          <w:rPr>
            <w:rFonts w:eastAsia="Times New Roman"/>
            <w:lang w:val="en-IN" w:eastAsia="en-IN"/>
          </w:rPr>
          <w:delText xml:space="preserve">between the trainings </w:delText>
        </w:r>
      </w:del>
      <w:del w:id="51" w:author="Manisha GOYAL" w:date="2018-04-09T00:23:00Z">
        <w:r w:rsidR="00D2022D" w:rsidRPr="005C6945" w:rsidDel="007F511F">
          <w:rPr>
            <w:rFonts w:eastAsia="Times New Roman"/>
            <w:lang w:val="en-IN" w:eastAsia="en-IN"/>
          </w:rPr>
          <w:delText>they conduct</w:delText>
        </w:r>
        <w:r w:rsidR="00D2022D" w:rsidRPr="005C6945" w:rsidDel="00F15B05">
          <w:rPr>
            <w:rFonts w:eastAsia="Times New Roman"/>
            <w:lang w:val="en-IN" w:eastAsia="en-IN"/>
          </w:rPr>
          <w:delText>, and how it affects</w:delText>
        </w:r>
      </w:del>
      <w:ins w:id="52" w:author="Manisha GOYAL" w:date="2018-04-09T00:24:00Z">
        <w:r w:rsidR="00D846B5">
          <w:rPr>
            <w:rFonts w:eastAsia="Times New Roman"/>
            <w:lang w:val="en-IN" w:eastAsia="en-IN"/>
          </w:rPr>
          <w:t>with</w:t>
        </w:r>
      </w:ins>
      <w:r w:rsidR="00D2022D" w:rsidRPr="005C6945">
        <w:rPr>
          <w:rFonts w:eastAsia="Times New Roman"/>
          <w:lang w:val="en-IN" w:eastAsia="en-IN"/>
        </w:rPr>
        <w:t xml:space="preserve"> the confidence levels of students. </w:t>
      </w:r>
    </w:p>
    <w:p w14:paraId="79B36770" w14:textId="77777777" w:rsidR="005450FB" w:rsidRDefault="005450FB" w:rsidP="009F539D">
      <w:pPr>
        <w:rPr>
          <w:rFonts w:eastAsia="Times New Roman"/>
          <w:lang w:val="en-IN" w:eastAsia="en-IN"/>
        </w:rPr>
      </w:pPr>
    </w:p>
    <w:p w14:paraId="588E91A3" w14:textId="22BED6D9" w:rsidR="00D2022D" w:rsidRPr="005C6945" w:rsidRDefault="00D2022D" w:rsidP="00C17499">
      <w:pPr>
        <w:rPr>
          <w:rFonts w:eastAsia="Times New Roman"/>
          <w:lang w:val="en-IN" w:eastAsia="en-IN"/>
        </w:rPr>
      </w:pPr>
      <w:del w:id="53" w:author="Microsoft Office User" w:date="2018-04-08T12:54:00Z">
        <w:r w:rsidRPr="005C6945" w:rsidDel="003268D2">
          <w:rPr>
            <w:rFonts w:eastAsia="Times New Roman"/>
            <w:lang w:val="en-IN" w:eastAsia="en-IN"/>
          </w:rPr>
          <w:delText>Library research skills are divided into the following categories</w:delText>
        </w:r>
      </w:del>
      <w:ins w:id="54" w:author="Microsoft Office User" w:date="2018-04-08T12:54:00Z">
        <w:r w:rsidR="003268D2">
          <w:rPr>
            <w:rFonts w:eastAsia="Times New Roman"/>
            <w:lang w:val="en-IN" w:eastAsia="en-IN"/>
          </w:rPr>
          <w:t>Following are the categor</w:t>
        </w:r>
      </w:ins>
      <w:ins w:id="55" w:author="Manisha GOYAL" w:date="2018-04-09T01:48:00Z">
        <w:r w:rsidR="0099188F">
          <w:rPr>
            <w:rFonts w:eastAsia="Times New Roman"/>
            <w:lang w:val="en-IN" w:eastAsia="en-IN"/>
          </w:rPr>
          <w:t>ies</w:t>
        </w:r>
      </w:ins>
      <w:ins w:id="56" w:author="Microsoft Office User" w:date="2018-04-08T12:54:00Z">
        <w:r w:rsidR="003268D2">
          <w:rPr>
            <w:rFonts w:eastAsia="Times New Roman"/>
            <w:lang w:val="en-IN" w:eastAsia="en-IN"/>
          </w:rPr>
          <w:t xml:space="preserve"> of skills that the library is conducting their research in</w:t>
        </w:r>
      </w:ins>
      <w:r w:rsidR="005450FB">
        <w:rPr>
          <w:rFonts w:eastAsia="Times New Roman"/>
          <w:lang w:val="en-IN" w:eastAsia="en-IN"/>
        </w:rPr>
        <w:t xml:space="preserve">: </w:t>
      </w:r>
    </w:p>
    <w:p w14:paraId="707604D6" w14:textId="292FBF45" w:rsidR="00D2022D" w:rsidRPr="005450FB" w:rsidRDefault="00D2022D" w:rsidP="00C17499">
      <w:pPr>
        <w:pStyle w:val="ListParagraph"/>
        <w:numPr>
          <w:ilvl w:val="0"/>
          <w:numId w:val="1"/>
        </w:numPr>
        <w:shd w:val="clear" w:color="auto" w:fill="FFFFFF"/>
        <w:spacing w:before="120" w:after="120"/>
        <w:ind w:left="284" w:hanging="284"/>
        <w:rPr>
          <w:rFonts w:eastAsia="Times New Roman" w:cs="Arial"/>
          <w:noProof w:val="0"/>
          <w:color w:val="252525"/>
          <w:szCs w:val="18"/>
          <w:lang w:val="en-IN" w:eastAsia="en-IN"/>
        </w:rPr>
      </w:pPr>
      <w:r w:rsidRPr="005450FB">
        <w:rPr>
          <w:rFonts w:eastAsia="Times New Roman" w:cs="Arial"/>
          <w:b/>
          <w:noProof w:val="0"/>
          <w:color w:val="252525"/>
          <w:szCs w:val="18"/>
          <w:lang w:val="en-IN" w:eastAsia="en-IN"/>
        </w:rPr>
        <w:t>Scoping the topic</w:t>
      </w:r>
      <w:r w:rsidR="008A6CF5">
        <w:rPr>
          <w:rFonts w:eastAsia="Times New Roman" w:cs="Arial"/>
          <w:noProof w:val="0"/>
          <w:color w:val="252525"/>
          <w:szCs w:val="18"/>
          <w:lang w:val="en-IN" w:eastAsia="en-IN"/>
        </w:rPr>
        <w:t xml:space="preserve"> and </w:t>
      </w:r>
      <w:r w:rsidR="00A94D64">
        <w:rPr>
          <w:rFonts w:eastAsia="Times New Roman" w:cs="Arial"/>
          <w:noProof w:val="0"/>
          <w:color w:val="252525"/>
          <w:szCs w:val="18"/>
          <w:lang w:val="en-IN" w:eastAsia="en-IN"/>
        </w:rPr>
        <w:t>n</w:t>
      </w:r>
      <w:r w:rsidRPr="005450FB">
        <w:rPr>
          <w:rFonts w:eastAsia="Times New Roman" w:cs="Arial"/>
          <w:noProof w:val="0"/>
          <w:color w:val="252525"/>
          <w:szCs w:val="18"/>
          <w:lang w:val="en-IN" w:eastAsia="en-IN"/>
        </w:rPr>
        <w:t>arrowing it down to create a research question</w:t>
      </w:r>
    </w:p>
    <w:p w14:paraId="7AA471C9" w14:textId="77777777" w:rsidR="00D2022D" w:rsidRPr="005450FB" w:rsidRDefault="00D2022D" w:rsidP="00C17499">
      <w:pPr>
        <w:pStyle w:val="ListParagraph"/>
        <w:numPr>
          <w:ilvl w:val="0"/>
          <w:numId w:val="1"/>
        </w:numPr>
        <w:shd w:val="clear" w:color="auto" w:fill="FFFFFF"/>
        <w:spacing w:before="120" w:after="120"/>
        <w:ind w:left="284" w:hanging="284"/>
        <w:rPr>
          <w:rFonts w:eastAsia="Times New Roman" w:cs="Arial"/>
          <w:noProof w:val="0"/>
          <w:color w:val="252525"/>
          <w:szCs w:val="18"/>
          <w:lang w:val="en-IN" w:eastAsia="en-IN"/>
        </w:rPr>
      </w:pPr>
      <w:r w:rsidRPr="005450FB">
        <w:rPr>
          <w:rFonts w:eastAsia="Times New Roman" w:cs="Arial"/>
          <w:b/>
          <w:noProof w:val="0"/>
          <w:color w:val="252525"/>
          <w:szCs w:val="18"/>
          <w:lang w:val="en-IN" w:eastAsia="en-IN"/>
        </w:rPr>
        <w:t>Searching using keywords</w:t>
      </w:r>
      <w:r w:rsidRPr="005450FB">
        <w:rPr>
          <w:rFonts w:eastAsia="Times New Roman" w:cs="Arial"/>
          <w:noProof w:val="0"/>
          <w:color w:val="252525"/>
          <w:szCs w:val="18"/>
          <w:lang w:val="en-IN" w:eastAsia="en-IN"/>
        </w:rPr>
        <w:t xml:space="preserve"> and synonyms</w:t>
      </w:r>
    </w:p>
    <w:p w14:paraId="11AE2987" w14:textId="27C99495" w:rsidR="00D2022D" w:rsidRPr="005450FB" w:rsidRDefault="00D2022D" w:rsidP="00C17499">
      <w:pPr>
        <w:pStyle w:val="ListParagraph"/>
        <w:numPr>
          <w:ilvl w:val="0"/>
          <w:numId w:val="1"/>
        </w:numPr>
        <w:shd w:val="clear" w:color="auto" w:fill="FFFFFF"/>
        <w:spacing w:before="120" w:after="120"/>
        <w:ind w:left="284" w:hanging="284"/>
        <w:rPr>
          <w:rFonts w:eastAsia="Times New Roman" w:cs="Arial"/>
          <w:noProof w:val="0"/>
          <w:color w:val="252525"/>
          <w:szCs w:val="18"/>
          <w:lang w:val="en-IN" w:eastAsia="en-IN"/>
        </w:rPr>
      </w:pPr>
      <w:r w:rsidRPr="005450FB">
        <w:rPr>
          <w:rFonts w:cs="Arial"/>
          <w:b/>
          <w:szCs w:val="18"/>
        </w:rPr>
        <w:t>Searching</w:t>
      </w:r>
      <w:r w:rsidRPr="005450FB">
        <w:rPr>
          <w:rFonts w:cs="Arial"/>
          <w:szCs w:val="18"/>
        </w:rPr>
        <w:t xml:space="preserve"> commercial </w:t>
      </w:r>
      <w:r w:rsidRPr="005450FB">
        <w:rPr>
          <w:rFonts w:cs="Arial"/>
          <w:b/>
          <w:szCs w:val="18"/>
        </w:rPr>
        <w:t>online databases</w:t>
      </w:r>
      <w:r w:rsidRPr="005450FB">
        <w:rPr>
          <w:rFonts w:cs="Arial"/>
          <w:szCs w:val="18"/>
        </w:rPr>
        <w:t xml:space="preserve"> such as SPH Newslink, ProQuest etc.</w:t>
      </w:r>
    </w:p>
    <w:p w14:paraId="617BDD1C" w14:textId="27B020E5" w:rsidR="00D2022D" w:rsidRPr="005450FB" w:rsidRDefault="00D2022D" w:rsidP="00C17499">
      <w:pPr>
        <w:pStyle w:val="ListParagraph"/>
        <w:numPr>
          <w:ilvl w:val="0"/>
          <w:numId w:val="1"/>
        </w:numPr>
        <w:ind w:left="284" w:hanging="284"/>
        <w:rPr>
          <w:rFonts w:eastAsia="Times New Roman" w:cs="Arial"/>
          <w:noProof w:val="0"/>
          <w:szCs w:val="18"/>
          <w:lang w:val="en-IN" w:eastAsia="en-IN"/>
        </w:rPr>
      </w:pPr>
      <w:r w:rsidRPr="005450FB">
        <w:rPr>
          <w:rFonts w:eastAsia="Times New Roman" w:cs="Arial"/>
          <w:b/>
          <w:noProof w:val="0"/>
          <w:color w:val="000000"/>
          <w:szCs w:val="18"/>
          <w:shd w:val="clear" w:color="auto" w:fill="FFFFFF"/>
          <w:lang w:val="en-IN" w:eastAsia="en-IN"/>
        </w:rPr>
        <w:t>Searching the Internet using Google</w:t>
      </w:r>
      <w:r w:rsidRPr="005450FB">
        <w:rPr>
          <w:rFonts w:eastAsia="Times New Roman" w:cs="Arial"/>
          <w:noProof w:val="0"/>
          <w:color w:val="000000"/>
          <w:szCs w:val="18"/>
          <w:shd w:val="clear" w:color="auto" w:fill="FFFFFF"/>
          <w:lang w:val="en-IN" w:eastAsia="en-IN"/>
        </w:rPr>
        <w:t xml:space="preserve"> or other search engines</w:t>
      </w:r>
      <w:del w:id="57" w:author="Manisha GOYAL" w:date="2018-04-09T00:25:00Z">
        <w:r w:rsidRPr="005450FB" w:rsidDel="00220C9D">
          <w:rPr>
            <w:rFonts w:eastAsia="Times New Roman" w:cs="Arial"/>
            <w:noProof w:val="0"/>
            <w:color w:val="000000"/>
            <w:szCs w:val="18"/>
            <w:shd w:val="clear" w:color="auto" w:fill="FFFFFF"/>
            <w:lang w:val="en-IN" w:eastAsia="en-IN"/>
          </w:rPr>
          <w:delText xml:space="preserve"> e.g. Yahoo, Bing! etc.</w:delText>
        </w:r>
      </w:del>
    </w:p>
    <w:p w14:paraId="67DE566F" w14:textId="2126E7D9" w:rsidR="00D2022D" w:rsidRPr="005450FB" w:rsidRDefault="00D2022D" w:rsidP="00C17499">
      <w:pPr>
        <w:pStyle w:val="ListParagraph"/>
        <w:numPr>
          <w:ilvl w:val="0"/>
          <w:numId w:val="1"/>
        </w:numPr>
        <w:ind w:left="284" w:hanging="284"/>
        <w:rPr>
          <w:rFonts w:eastAsia="Times New Roman" w:cs="Arial"/>
          <w:noProof w:val="0"/>
          <w:szCs w:val="18"/>
          <w:lang w:val="en-IN" w:eastAsia="en-IN"/>
        </w:rPr>
      </w:pPr>
      <w:r w:rsidRPr="005450FB">
        <w:rPr>
          <w:rFonts w:cs="Arial"/>
          <w:b/>
          <w:szCs w:val="18"/>
        </w:rPr>
        <w:t>Evaluating information</w:t>
      </w:r>
      <w:r w:rsidRPr="005450FB">
        <w:rPr>
          <w:rFonts w:cs="Arial"/>
          <w:szCs w:val="18"/>
        </w:rPr>
        <w:t xml:space="preserve"> using a set of criteria e.g. </w:t>
      </w:r>
      <w:ins w:id="58" w:author="Manisha GOYAL" w:date="2018-04-09T00:25:00Z">
        <w:r w:rsidR="0009155B">
          <w:rPr>
            <w:rFonts w:cs="Arial"/>
            <w:szCs w:val="18"/>
          </w:rPr>
          <w:t>c</w:t>
        </w:r>
      </w:ins>
      <w:r w:rsidRPr="005450FB">
        <w:rPr>
          <w:rFonts w:cs="Arial"/>
          <w:szCs w:val="18"/>
        </w:rPr>
        <w:t>urrency</w:t>
      </w:r>
      <w:del w:id="59" w:author="Manisha GOYAL" w:date="2018-04-09T00:25:00Z">
        <w:r w:rsidRPr="005450FB" w:rsidDel="006F75AD">
          <w:rPr>
            <w:rFonts w:cs="Arial"/>
            <w:szCs w:val="18"/>
          </w:rPr>
          <w:delText>, Reliability, Accuracy</w:delText>
        </w:r>
      </w:del>
      <w:r w:rsidRPr="005450FB">
        <w:rPr>
          <w:rFonts w:cs="Arial"/>
          <w:szCs w:val="18"/>
        </w:rPr>
        <w:t xml:space="preserve">, </w:t>
      </w:r>
      <w:ins w:id="60" w:author="Manisha GOYAL" w:date="2018-04-09T00:25:00Z">
        <w:r w:rsidR="0009155B">
          <w:rPr>
            <w:rFonts w:cs="Arial"/>
            <w:szCs w:val="18"/>
          </w:rPr>
          <w:t>p</w:t>
        </w:r>
      </w:ins>
      <w:r w:rsidRPr="005450FB">
        <w:rPr>
          <w:rFonts w:cs="Arial"/>
          <w:szCs w:val="18"/>
        </w:rPr>
        <w:t>urpose</w:t>
      </w:r>
    </w:p>
    <w:p w14:paraId="57A6C34E" w14:textId="1828F3CF" w:rsidR="00D2022D" w:rsidRPr="005450FB" w:rsidRDefault="00D2022D" w:rsidP="00C17499">
      <w:pPr>
        <w:pStyle w:val="ListParagraph"/>
        <w:numPr>
          <w:ilvl w:val="0"/>
          <w:numId w:val="1"/>
        </w:numPr>
        <w:ind w:left="284" w:hanging="284"/>
        <w:rPr>
          <w:rFonts w:eastAsia="Times New Roman" w:cs="Arial"/>
          <w:noProof w:val="0"/>
          <w:szCs w:val="18"/>
          <w:lang w:val="en-IN" w:eastAsia="en-IN"/>
        </w:rPr>
      </w:pPr>
      <w:r w:rsidRPr="005450FB">
        <w:rPr>
          <w:rFonts w:cs="Arial"/>
          <w:b/>
          <w:szCs w:val="18"/>
        </w:rPr>
        <w:t>Citing references</w:t>
      </w:r>
      <w:r w:rsidRPr="005450FB">
        <w:rPr>
          <w:rFonts w:cs="Arial"/>
          <w:szCs w:val="18"/>
        </w:rPr>
        <w:t xml:space="preserve"> using a citation style (e.g. American Psychological Association (APA);</w:t>
      </w:r>
      <w:ins w:id="61" w:author="Manisha GOYAL" w:date="2018-04-09T00:25:00Z">
        <w:r w:rsidR="00530287">
          <w:rPr>
            <w:rFonts w:cs="Arial"/>
            <w:szCs w:val="18"/>
          </w:rPr>
          <w:t xml:space="preserve"> </w:t>
        </w:r>
      </w:ins>
      <w:del w:id="62" w:author="Manisha GOYAL" w:date="2018-04-09T00:25:00Z">
        <w:r w:rsidRPr="005450FB" w:rsidDel="00530287">
          <w:rPr>
            <w:rFonts w:cs="Arial"/>
            <w:szCs w:val="18"/>
          </w:rPr>
          <w:delText xml:space="preserve"> Modern Language Association (MLA); Chicago Manual of Style, </w:delText>
        </w:r>
      </w:del>
      <w:r w:rsidRPr="005450FB">
        <w:rPr>
          <w:rFonts w:cs="Arial"/>
          <w:szCs w:val="18"/>
        </w:rPr>
        <w:t>Harvard Referencing Style)</w:t>
      </w:r>
    </w:p>
    <w:p w14:paraId="27491B5F" w14:textId="27E60842" w:rsidR="00557425" w:rsidRPr="005450FB" w:rsidRDefault="00D2022D" w:rsidP="00C17499">
      <w:pPr>
        <w:pStyle w:val="ListParagraph"/>
        <w:numPr>
          <w:ilvl w:val="0"/>
          <w:numId w:val="1"/>
        </w:numPr>
        <w:ind w:left="284" w:hanging="284"/>
        <w:rPr>
          <w:rFonts w:eastAsia="Times New Roman" w:cs="Arial"/>
          <w:noProof w:val="0"/>
          <w:sz w:val="20"/>
          <w:szCs w:val="20"/>
          <w:lang w:val="en-IN" w:eastAsia="en-IN"/>
        </w:rPr>
      </w:pPr>
      <w:r w:rsidRPr="005450FB">
        <w:rPr>
          <w:rFonts w:cs="Arial"/>
          <w:b/>
          <w:szCs w:val="18"/>
        </w:rPr>
        <w:t>Creating a reference list</w:t>
      </w:r>
      <w:r w:rsidRPr="005450FB">
        <w:rPr>
          <w:rFonts w:cs="Arial"/>
          <w:szCs w:val="18"/>
        </w:rPr>
        <w:t xml:space="preserve"> or bibliography</w:t>
      </w:r>
    </w:p>
    <w:p w14:paraId="720A03A6" w14:textId="706AA054" w:rsidR="00D2022D" w:rsidRPr="009F539D" w:rsidRDefault="00BD1BC9" w:rsidP="00982C78">
      <w:pPr>
        <w:pStyle w:val="Heading2"/>
        <w:rPr>
          <w:rFonts w:eastAsiaTheme="minorEastAsia"/>
        </w:rPr>
      </w:pPr>
      <w:r w:rsidRPr="009F539D">
        <w:t>1.</w:t>
      </w:r>
      <w:ins w:id="63" w:author="Microsoft Office User" w:date="2018-04-08T12:50:00Z">
        <w:r w:rsidR="003268D2">
          <w:t>2</w:t>
        </w:r>
        <w:r w:rsidR="003268D2" w:rsidRPr="009F539D">
          <w:t xml:space="preserve"> </w:t>
        </w:r>
      </w:ins>
      <w:r w:rsidRPr="009F539D">
        <w:t>MOTIVATION</w:t>
      </w:r>
    </w:p>
    <w:p w14:paraId="4AFD1A9A" w14:textId="6B5A5B70" w:rsidR="00BD1BC9" w:rsidRDefault="00D2022D" w:rsidP="005450FB">
      <w:pPr>
        <w:rPr>
          <w:rFonts w:cs="Arial"/>
          <w:sz w:val="20"/>
          <w:szCs w:val="20"/>
        </w:rPr>
      </w:pPr>
      <w:r w:rsidRPr="006954B5">
        <w:rPr>
          <w:rFonts w:eastAsia="Times New Roman"/>
          <w:shd w:val="clear" w:color="auto" w:fill="FFFFFF"/>
          <w:lang w:val="en-IN" w:eastAsia="en-IN"/>
        </w:rPr>
        <w:t>The library currently aims to optimise its student training and workshops based on findings from the survey. Considering the importance of using library resources efficiently</w:t>
      </w:r>
      <w:del w:id="64" w:author="Manisha GOYAL" w:date="2018-04-09T00:27:00Z">
        <w:r w:rsidRPr="006954B5" w:rsidDel="00E848BE">
          <w:rPr>
            <w:rFonts w:eastAsia="Times New Roman"/>
            <w:shd w:val="clear" w:color="auto" w:fill="FFFFFF"/>
            <w:lang w:val="en-IN" w:eastAsia="en-IN"/>
          </w:rPr>
          <w:delText xml:space="preserve"> in the coursework of an SMU student</w:delText>
        </w:r>
      </w:del>
      <w:r w:rsidRPr="006954B5">
        <w:rPr>
          <w:rFonts w:eastAsia="Times New Roman"/>
          <w:shd w:val="clear" w:color="auto" w:fill="FFFFFF"/>
          <w:lang w:val="en-IN" w:eastAsia="en-IN"/>
        </w:rPr>
        <w:t xml:space="preserve">, it is central to understand the different trends and patterns students demonstrate in their usage of library resources and how it relates to attributes like modules undertaken, trainings attended and so forth. This will help us to </w:t>
      </w:r>
      <w:del w:id="65" w:author="Manisha GOYAL" w:date="2018-04-09T00:27:00Z">
        <w:r w:rsidRPr="006954B5" w:rsidDel="002B49E2">
          <w:rPr>
            <w:rFonts w:eastAsia="Times New Roman"/>
            <w:shd w:val="clear" w:color="auto" w:fill="FFFFFF"/>
            <w:lang w:val="en-IN" w:eastAsia="en-IN"/>
          </w:rPr>
          <w:delText xml:space="preserve">eventually </w:delText>
        </w:r>
      </w:del>
      <w:r w:rsidRPr="006954B5">
        <w:rPr>
          <w:rFonts w:eastAsia="Times New Roman"/>
          <w:shd w:val="clear" w:color="auto" w:fill="FFFFFF"/>
          <w:lang w:val="en-IN" w:eastAsia="en-IN"/>
        </w:rPr>
        <w:t xml:space="preserve">provide </w:t>
      </w:r>
      <w:ins w:id="66" w:author="Microsoft Office User" w:date="2018-04-08T14:31:00Z">
        <w:r w:rsidR="00CB5998">
          <w:rPr>
            <w:rFonts w:eastAsia="Times New Roman"/>
            <w:shd w:val="clear" w:color="auto" w:fill="FFFFFF"/>
            <w:lang w:val="en-IN" w:eastAsia="en-IN"/>
          </w:rPr>
          <w:t>the library with</w:t>
        </w:r>
      </w:ins>
      <w:ins w:id="67" w:author="Microsoft Office User" w:date="2018-04-08T14:32:00Z">
        <w:r w:rsidR="005602D8">
          <w:rPr>
            <w:rFonts w:eastAsia="Times New Roman"/>
            <w:shd w:val="clear" w:color="auto" w:fill="FFFFFF"/>
            <w:lang w:val="en-IN" w:eastAsia="en-IN"/>
          </w:rPr>
          <w:t xml:space="preserve"> specific problems and</w:t>
        </w:r>
      </w:ins>
      <w:ins w:id="68" w:author="Microsoft Office User" w:date="2018-04-08T14:31:00Z">
        <w:r w:rsidR="00CB5998">
          <w:rPr>
            <w:rFonts w:eastAsia="Times New Roman"/>
            <w:shd w:val="clear" w:color="auto" w:fill="FFFFFF"/>
            <w:lang w:val="en-IN" w:eastAsia="en-IN"/>
          </w:rPr>
          <w:t xml:space="preserve"> targeted solutions </w:t>
        </w:r>
      </w:ins>
      <w:ins w:id="69" w:author="Microsoft Office User" w:date="2018-04-08T14:33:00Z">
        <w:r w:rsidR="005602D8">
          <w:rPr>
            <w:rFonts w:eastAsia="Times New Roman"/>
            <w:shd w:val="clear" w:color="auto" w:fill="FFFFFF"/>
            <w:lang w:val="en-IN" w:eastAsia="en-IN"/>
          </w:rPr>
          <w:t>based on</w:t>
        </w:r>
      </w:ins>
      <w:ins w:id="70" w:author="Microsoft Office User" w:date="2018-04-08T14:31:00Z">
        <w:r w:rsidR="005602D8">
          <w:rPr>
            <w:rFonts w:eastAsia="Times New Roman"/>
            <w:shd w:val="clear" w:color="auto" w:fill="FFFFFF"/>
            <w:lang w:val="en-IN" w:eastAsia="en-IN"/>
          </w:rPr>
          <w:t xml:space="preserve"> schools and modules </w:t>
        </w:r>
        <w:del w:id="71" w:author="Manisha GOYAL" w:date="2018-04-09T00:27:00Z">
          <w:r w:rsidR="005602D8" w:rsidDel="002B49E2">
            <w:rPr>
              <w:rFonts w:eastAsia="Times New Roman"/>
              <w:shd w:val="clear" w:color="auto" w:fill="FFFFFF"/>
              <w:lang w:val="en-IN" w:eastAsia="en-IN"/>
            </w:rPr>
            <w:delText>which will eventually,</w:delText>
          </w:r>
        </w:del>
      </w:ins>
      <w:ins w:id="72" w:author="Manisha GOYAL" w:date="2018-04-09T00:27:00Z">
        <w:r w:rsidR="002B49E2">
          <w:rPr>
            <w:rFonts w:eastAsia="Times New Roman"/>
            <w:shd w:val="clear" w:color="auto" w:fill="FFFFFF"/>
            <w:lang w:val="en-IN" w:eastAsia="en-IN"/>
          </w:rPr>
          <w:t>to eventually</w:t>
        </w:r>
      </w:ins>
      <w:ins w:id="73" w:author="Microsoft Office User" w:date="2018-04-08T14:31:00Z">
        <w:r w:rsidR="005602D8">
          <w:rPr>
            <w:rFonts w:eastAsia="Times New Roman"/>
            <w:shd w:val="clear" w:color="auto" w:fill="FFFFFF"/>
            <w:lang w:val="en-IN" w:eastAsia="en-IN"/>
          </w:rPr>
          <w:t xml:space="preserve"> make the </w:t>
        </w:r>
      </w:ins>
      <w:ins w:id="74" w:author="Microsoft Office User" w:date="2018-04-08T14:32:00Z">
        <w:r w:rsidR="005602D8">
          <w:rPr>
            <w:rFonts w:eastAsia="Times New Roman"/>
            <w:shd w:val="clear" w:color="auto" w:fill="FFFFFF"/>
            <w:lang w:val="en-IN" w:eastAsia="en-IN"/>
          </w:rPr>
          <w:t>research</w:t>
        </w:r>
      </w:ins>
      <w:ins w:id="75" w:author="Microsoft Office User" w:date="2018-04-08T14:31:00Z">
        <w:r w:rsidR="005602D8">
          <w:rPr>
            <w:rFonts w:eastAsia="Times New Roman"/>
            <w:shd w:val="clear" w:color="auto" w:fill="FFFFFF"/>
            <w:lang w:val="en-IN" w:eastAsia="en-IN"/>
          </w:rPr>
          <w:t xml:space="preserve"> </w:t>
        </w:r>
      </w:ins>
      <w:ins w:id="76" w:author="Microsoft Office User" w:date="2018-04-08T14:32:00Z">
        <w:r w:rsidR="005602D8">
          <w:rPr>
            <w:rFonts w:eastAsia="Times New Roman"/>
            <w:shd w:val="clear" w:color="auto" w:fill="FFFFFF"/>
            <w:lang w:val="en-IN" w:eastAsia="en-IN"/>
          </w:rPr>
          <w:t>process of an SMU student more effective and efficient.</w:t>
        </w:r>
      </w:ins>
      <w:del w:id="77" w:author="Microsoft Office User" w:date="2018-04-08T14:31:00Z">
        <w:r w:rsidRPr="006954B5" w:rsidDel="00CB5998">
          <w:rPr>
            <w:rFonts w:eastAsia="Times New Roman"/>
            <w:shd w:val="clear" w:color="auto" w:fill="FFFFFF"/>
            <w:lang w:val="en-IN" w:eastAsia="en-IN"/>
          </w:rPr>
          <w:delText>an automated dashboard for the Libra</w:delText>
        </w:r>
        <w:r w:rsidR="00BD1BC9" w:rsidDel="00CB5998">
          <w:rPr>
            <w:rFonts w:eastAsia="Times New Roman"/>
            <w:shd w:val="clear" w:color="auto" w:fill="FFFFFF"/>
            <w:lang w:val="en-IN" w:eastAsia="en-IN"/>
          </w:rPr>
          <w:delText>r</w:delText>
        </w:r>
        <w:r w:rsidRPr="006954B5" w:rsidDel="00CB5998">
          <w:rPr>
            <w:rFonts w:eastAsia="Times New Roman"/>
            <w:shd w:val="clear" w:color="auto" w:fill="FFFFFF"/>
            <w:lang w:val="en-IN" w:eastAsia="en-IN"/>
          </w:rPr>
          <w:delText>y which will simplify their analysis process and help us to craft recommendations for them.</w:delText>
        </w:r>
      </w:del>
    </w:p>
    <w:p w14:paraId="07183BE6" w14:textId="00DAF8DA" w:rsidR="00D2022D" w:rsidRPr="009F539D" w:rsidRDefault="00BD1BC9" w:rsidP="00361889">
      <w:pPr>
        <w:pStyle w:val="Heading2"/>
        <w:rPr>
          <w:rFonts w:eastAsiaTheme="minorEastAsia"/>
        </w:rPr>
      </w:pPr>
      <w:r w:rsidRPr="009F539D">
        <w:t>1.</w:t>
      </w:r>
      <w:ins w:id="78" w:author="Microsoft Office User" w:date="2018-04-08T12:50:00Z">
        <w:r w:rsidR="003268D2">
          <w:t>3</w:t>
        </w:r>
      </w:ins>
      <w:r w:rsidR="00D2022D" w:rsidRPr="009F539D">
        <w:rPr>
          <w:rFonts w:eastAsiaTheme="minorEastAsia"/>
        </w:rPr>
        <w:t xml:space="preserve"> O</w:t>
      </w:r>
      <w:r w:rsidRPr="009F539D">
        <w:t>BJECTIVE</w:t>
      </w:r>
      <w:r w:rsidR="005450FB" w:rsidRPr="009F539D">
        <w:rPr>
          <w:rFonts w:eastAsiaTheme="minorEastAsia"/>
        </w:rPr>
        <w:t>s</w:t>
      </w:r>
    </w:p>
    <w:p w14:paraId="78445E43" w14:textId="215D2001" w:rsidR="00D2022D" w:rsidRPr="006954B5" w:rsidRDefault="00D2022D" w:rsidP="005450FB">
      <w:pPr>
        <w:rPr>
          <w:rFonts w:eastAsia="Times New Roman"/>
          <w:lang w:val="en-SG"/>
        </w:rPr>
      </w:pPr>
      <w:r w:rsidRPr="006954B5">
        <w:rPr>
          <w:rFonts w:eastAsia="Times New Roman"/>
          <w:lang w:val="en-SG"/>
        </w:rPr>
        <w:t xml:space="preserve">The objectives of the project </w:t>
      </w:r>
      <w:del w:id="79" w:author="Manisha GOYAL" w:date="2018-04-09T00:28:00Z">
        <w:r w:rsidRPr="006954B5" w:rsidDel="00361889">
          <w:rPr>
            <w:rFonts w:eastAsia="Times New Roman"/>
            <w:lang w:val="en-SG"/>
          </w:rPr>
          <w:delText>would be of</w:delText>
        </w:r>
      </w:del>
      <w:ins w:id="80" w:author="Manisha GOYAL" w:date="2018-04-09T00:28:00Z">
        <w:r w:rsidR="00361889">
          <w:rPr>
            <w:rFonts w:eastAsia="Times New Roman"/>
            <w:lang w:val="en-SG"/>
          </w:rPr>
          <w:t>are</w:t>
        </w:r>
      </w:ins>
      <w:r w:rsidRPr="006954B5">
        <w:rPr>
          <w:rFonts w:eastAsia="Times New Roman"/>
          <w:lang w:val="en-SG"/>
        </w:rPr>
        <w:t xml:space="preserve"> the following:</w:t>
      </w:r>
    </w:p>
    <w:p w14:paraId="71E12899" w14:textId="0C345E03" w:rsidR="00D2022D" w:rsidRPr="005450FB" w:rsidRDefault="00D2022D" w:rsidP="00533881">
      <w:pPr>
        <w:pStyle w:val="ListParagraph"/>
        <w:numPr>
          <w:ilvl w:val="0"/>
          <w:numId w:val="12"/>
        </w:numPr>
        <w:ind w:left="284" w:hanging="284"/>
        <w:rPr>
          <w:rFonts w:eastAsia="Times New Roman"/>
          <w:lang w:val="en-SG"/>
        </w:rPr>
      </w:pPr>
      <w:r w:rsidRPr="005450FB">
        <w:rPr>
          <w:rFonts w:eastAsia="Times New Roman"/>
          <w:lang w:val="en-SG"/>
        </w:rPr>
        <w:t xml:space="preserve">Business objective: </w:t>
      </w:r>
      <w:del w:id="81" w:author="Microsoft Office User" w:date="2018-04-08T14:33:00Z">
        <w:r w:rsidRPr="005450FB" w:rsidDel="005602D8">
          <w:rPr>
            <w:rFonts w:eastAsia="Times New Roman"/>
            <w:lang w:val="en-SG"/>
          </w:rPr>
          <w:delText>To identify factors that relate to and</w:delText>
        </w:r>
      </w:del>
      <w:del w:id="82" w:author="Microsoft Office User" w:date="2018-04-08T12:56:00Z">
        <w:r w:rsidRPr="005450FB" w:rsidDel="003268D2">
          <w:rPr>
            <w:rFonts w:eastAsia="Times New Roman"/>
            <w:lang w:val="en-SG"/>
          </w:rPr>
          <w:delText xml:space="preserve"> predict</w:delText>
        </w:r>
      </w:del>
      <w:del w:id="83" w:author="Microsoft Office User" w:date="2018-04-08T14:33:00Z">
        <w:r w:rsidRPr="005450FB" w:rsidDel="005602D8">
          <w:rPr>
            <w:rFonts w:eastAsia="Times New Roman"/>
            <w:lang w:val="en-SG"/>
          </w:rPr>
          <w:delText xml:space="preserve"> student confidence in performing library research tasks and help improve library training initiatives</w:delText>
        </w:r>
      </w:del>
      <w:ins w:id="84" w:author="Microsoft Office User" w:date="2018-04-08T14:33:00Z">
        <w:r w:rsidR="005602D8">
          <w:rPr>
            <w:rFonts w:eastAsia="Times New Roman"/>
            <w:lang w:val="en-SG"/>
          </w:rPr>
          <w:t xml:space="preserve">To </w:t>
        </w:r>
      </w:ins>
      <w:ins w:id="85" w:author="Microsoft Office User" w:date="2018-04-08T14:34:00Z">
        <w:r w:rsidR="005602D8">
          <w:rPr>
            <w:rFonts w:eastAsia="Times New Roman"/>
            <w:lang w:val="en-SG"/>
          </w:rPr>
          <w:t>discover</w:t>
        </w:r>
      </w:ins>
      <w:ins w:id="86" w:author="Microsoft Office User" w:date="2018-04-08T14:33:00Z">
        <w:r w:rsidR="005602D8">
          <w:rPr>
            <w:rFonts w:eastAsia="Times New Roman"/>
            <w:lang w:val="en-SG"/>
          </w:rPr>
          <w:t xml:space="preserve"> the current confidence level of </w:t>
        </w:r>
      </w:ins>
      <w:ins w:id="87" w:author="Microsoft Office User" w:date="2018-04-08T14:34:00Z">
        <w:r w:rsidR="005602D8">
          <w:rPr>
            <w:rFonts w:eastAsia="Times New Roman"/>
            <w:lang w:val="en-SG"/>
          </w:rPr>
          <w:t>freshmen</w:t>
        </w:r>
      </w:ins>
      <w:ins w:id="88" w:author="Microsoft Office User" w:date="2018-04-08T14:33:00Z">
        <w:r w:rsidR="005602D8">
          <w:rPr>
            <w:rFonts w:eastAsia="Times New Roman"/>
            <w:lang w:val="en-SG"/>
          </w:rPr>
          <w:t xml:space="preserve"> across different faculties and </w:t>
        </w:r>
      </w:ins>
      <w:ins w:id="89" w:author="Microsoft Office User" w:date="2018-04-08T14:35:00Z">
        <w:r w:rsidR="005602D8">
          <w:rPr>
            <w:rFonts w:eastAsia="Times New Roman"/>
            <w:lang w:val="en-SG"/>
          </w:rPr>
          <w:t>indentify trends</w:t>
        </w:r>
        <w:del w:id="90" w:author="Manisha GOYAL" w:date="2018-04-09T00:29:00Z">
          <w:r w:rsidR="005602D8" w:rsidDel="00C7660B">
            <w:rPr>
              <w:rFonts w:eastAsia="Times New Roman"/>
              <w:lang w:val="en-SG"/>
            </w:rPr>
            <w:delText xml:space="preserve"> in the same</w:delText>
          </w:r>
        </w:del>
      </w:ins>
      <w:r w:rsidRPr="005450FB">
        <w:rPr>
          <w:rFonts w:eastAsia="Times New Roman"/>
          <w:lang w:val="en-SG"/>
        </w:rPr>
        <w:t>.</w:t>
      </w:r>
      <w:ins w:id="91" w:author="Microsoft Office User" w:date="2018-04-08T12:57:00Z">
        <w:r w:rsidR="003268D2">
          <w:rPr>
            <w:rFonts w:eastAsia="Times New Roman"/>
            <w:lang w:val="en-SG"/>
          </w:rPr>
          <w:t xml:space="preserve"> Moreover, to explain, with clear visuals, how students have responded to different </w:t>
        </w:r>
        <w:del w:id="92" w:author="Manisha GOYAL" w:date="2018-04-09T00:29:00Z">
          <w:r w:rsidR="003268D2" w:rsidDel="00C7660B">
            <w:rPr>
              <w:rFonts w:eastAsia="Times New Roman"/>
              <w:lang w:val="en-SG"/>
            </w:rPr>
            <w:delText xml:space="preserve">library </w:delText>
          </w:r>
        </w:del>
        <w:r w:rsidR="003268D2">
          <w:rPr>
            <w:rFonts w:eastAsia="Times New Roman"/>
            <w:lang w:val="en-SG"/>
          </w:rPr>
          <w:t xml:space="preserve">trainings for each </w:t>
        </w:r>
      </w:ins>
      <w:ins w:id="93" w:author="Microsoft Office User" w:date="2018-04-08T12:58:00Z">
        <w:r w:rsidR="003268D2">
          <w:rPr>
            <w:rFonts w:eastAsia="Times New Roman"/>
            <w:lang w:val="en-SG"/>
          </w:rPr>
          <w:t>s</w:t>
        </w:r>
      </w:ins>
      <w:ins w:id="94" w:author="Microsoft Office User" w:date="2018-04-08T12:57:00Z">
        <w:r w:rsidR="003268D2">
          <w:rPr>
            <w:rFonts w:eastAsia="Times New Roman"/>
            <w:lang w:val="en-SG"/>
          </w:rPr>
          <w:t xml:space="preserve">kill </w:t>
        </w:r>
      </w:ins>
      <w:ins w:id="95" w:author="Manisha GOYAL" w:date="2018-04-09T00:29:00Z">
        <w:r w:rsidR="00C7660B">
          <w:rPr>
            <w:rFonts w:eastAsia="Times New Roman"/>
            <w:lang w:val="en-SG"/>
          </w:rPr>
          <w:t xml:space="preserve">at the end of the </w:t>
        </w:r>
      </w:ins>
      <w:ins w:id="96" w:author="Microsoft Office User" w:date="2018-04-08T12:57:00Z">
        <w:del w:id="97" w:author="Manisha GOYAL" w:date="2018-04-09T00:29:00Z">
          <w:r w:rsidR="003268D2" w:rsidDel="00C7660B">
            <w:rPr>
              <w:rFonts w:eastAsia="Times New Roman"/>
              <w:lang w:val="en-SG"/>
            </w:rPr>
            <w:delText xml:space="preserve">after the </w:delText>
          </w:r>
        </w:del>
      </w:ins>
      <w:ins w:id="98" w:author="Microsoft Office User" w:date="2018-04-08T12:58:00Z">
        <w:del w:id="99" w:author="Manisha GOYAL" w:date="2018-04-09T00:29:00Z">
          <w:r w:rsidR="003268D2" w:rsidDel="00C7660B">
            <w:rPr>
              <w:rFonts w:eastAsia="Times New Roman"/>
              <w:lang w:val="en-SG"/>
            </w:rPr>
            <w:delText xml:space="preserve">passage of a </w:delText>
          </w:r>
        </w:del>
        <w:r w:rsidR="003268D2">
          <w:rPr>
            <w:rFonts w:eastAsia="Times New Roman"/>
            <w:lang w:val="en-SG"/>
          </w:rPr>
          <w:t>semester</w:t>
        </w:r>
        <w:del w:id="100" w:author="Manisha GOYAL" w:date="2018-04-09T00:30:00Z">
          <w:r w:rsidR="003268D2" w:rsidDel="00463B14">
            <w:rPr>
              <w:rFonts w:eastAsia="Times New Roman"/>
              <w:lang w:val="en-SG"/>
            </w:rPr>
            <w:delText>, hence drawing a constrast between pre and post survey</w:delText>
          </w:r>
        </w:del>
        <w:del w:id="101" w:author="Manisha GOYAL" w:date="2018-04-09T00:38:00Z">
          <w:r w:rsidR="003268D2" w:rsidDel="00104910">
            <w:rPr>
              <w:rFonts w:eastAsia="Times New Roman"/>
              <w:lang w:val="en-SG"/>
            </w:rPr>
            <w:delText>.</w:delText>
          </w:r>
        </w:del>
      </w:ins>
    </w:p>
    <w:p w14:paraId="65DF63F3" w14:textId="3CB62F60" w:rsidR="00D2022D" w:rsidRPr="005450FB" w:rsidRDefault="00D2022D" w:rsidP="00533881">
      <w:pPr>
        <w:pStyle w:val="ListParagraph"/>
        <w:numPr>
          <w:ilvl w:val="0"/>
          <w:numId w:val="12"/>
        </w:numPr>
        <w:ind w:left="284" w:hanging="284"/>
        <w:rPr>
          <w:rFonts w:eastAsia="Times New Roman"/>
          <w:lang w:val="en-SG"/>
        </w:rPr>
      </w:pPr>
      <w:r w:rsidRPr="005450FB">
        <w:rPr>
          <w:rFonts w:eastAsia="Times New Roman"/>
          <w:lang w:val="en-SG"/>
        </w:rPr>
        <w:t>Technical objective: To use data analytics tools and statistical methods to study the data and obtain insights t</w:t>
      </w:r>
      <w:del w:id="102" w:author="Manisha GOYAL" w:date="2018-04-09T00:30:00Z">
        <w:r w:rsidRPr="005450FB" w:rsidDel="00463B14">
          <w:rPr>
            <w:rFonts w:eastAsia="Times New Roman"/>
            <w:lang w:val="en-SG"/>
          </w:rPr>
          <w:delText>hat would</w:delText>
        </w:r>
      </w:del>
      <w:ins w:id="103" w:author="Manisha GOYAL" w:date="2018-04-09T00:30:00Z">
        <w:r w:rsidR="00463B14">
          <w:rPr>
            <w:rFonts w:eastAsia="Times New Roman"/>
            <w:lang w:val="en-SG"/>
          </w:rPr>
          <w:t>o</w:t>
        </w:r>
      </w:ins>
      <w:r w:rsidRPr="005450FB">
        <w:rPr>
          <w:rFonts w:eastAsia="Times New Roman"/>
          <w:lang w:val="en-SG"/>
        </w:rPr>
        <w:t xml:space="preserve"> facilitate the business objective</w:t>
      </w:r>
    </w:p>
    <w:p w14:paraId="460A508C" w14:textId="77777777" w:rsidR="00D2022D" w:rsidRPr="004B22ED" w:rsidRDefault="00D2022D" w:rsidP="006954B5">
      <w:pPr>
        <w:spacing w:line="360" w:lineRule="auto"/>
        <w:jc w:val="both"/>
        <w:rPr>
          <w:rFonts w:eastAsia="Times New Roman" w:cs="Arial"/>
          <w:szCs w:val="18"/>
          <w:lang w:val="en-SG"/>
        </w:rPr>
      </w:pPr>
    </w:p>
    <w:p w14:paraId="14C0DA96" w14:textId="77777777" w:rsidR="00D2022D" w:rsidRPr="006954B5" w:rsidRDefault="00D2022D" w:rsidP="005450FB">
      <w:pPr>
        <w:rPr>
          <w:rFonts w:eastAsia="Times New Roman"/>
          <w:lang w:val="en-SG"/>
        </w:rPr>
      </w:pPr>
      <w:r w:rsidRPr="006954B5">
        <w:rPr>
          <w:rFonts w:eastAsia="Times New Roman"/>
          <w:lang w:val="en-SG"/>
        </w:rPr>
        <w:t>To achieve our two primary objectives, we will need:</w:t>
      </w:r>
    </w:p>
    <w:p w14:paraId="458E6A28" w14:textId="77777777" w:rsidR="00D2022D" w:rsidRPr="005450FB" w:rsidRDefault="00D2022D" w:rsidP="00533881">
      <w:pPr>
        <w:pStyle w:val="ListParagraph"/>
        <w:numPr>
          <w:ilvl w:val="0"/>
          <w:numId w:val="2"/>
        </w:numPr>
        <w:ind w:left="284" w:hanging="284"/>
        <w:jc w:val="both"/>
        <w:rPr>
          <w:rFonts w:eastAsia="Times New Roman" w:cs="Arial"/>
          <w:szCs w:val="18"/>
          <w:lang w:val="en-SG"/>
        </w:rPr>
      </w:pPr>
      <w:r w:rsidRPr="005450FB">
        <w:rPr>
          <w:rFonts w:eastAsia="Times New Roman" w:cs="Arial"/>
          <w:szCs w:val="18"/>
          <w:lang w:val="en-SG"/>
        </w:rPr>
        <w:t>To understand the data domains</w:t>
      </w:r>
    </w:p>
    <w:p w14:paraId="038B6D2E" w14:textId="1E87CA94" w:rsidR="00D2022D" w:rsidRPr="005450FB" w:rsidRDefault="00D2022D" w:rsidP="00533881">
      <w:pPr>
        <w:pStyle w:val="ListParagraph"/>
        <w:numPr>
          <w:ilvl w:val="0"/>
          <w:numId w:val="2"/>
        </w:numPr>
        <w:ind w:left="284" w:hanging="284"/>
        <w:jc w:val="both"/>
        <w:rPr>
          <w:rFonts w:eastAsia="Times New Roman" w:cs="Arial"/>
          <w:szCs w:val="18"/>
          <w:lang w:val="en-SG"/>
        </w:rPr>
      </w:pPr>
      <w:r w:rsidRPr="005450FB">
        <w:rPr>
          <w:rFonts w:eastAsia="Times New Roman" w:cs="Arial"/>
          <w:szCs w:val="18"/>
          <w:lang w:val="en-SG"/>
        </w:rPr>
        <w:t xml:space="preserve">To understand the </w:t>
      </w:r>
      <w:del w:id="104" w:author="Manisha GOYAL" w:date="2018-04-09T00:30:00Z">
        <w:r w:rsidRPr="005450FB" w:rsidDel="00F034F3">
          <w:rPr>
            <w:rFonts w:eastAsia="Times New Roman" w:cs="Arial"/>
            <w:szCs w:val="18"/>
            <w:lang w:val="en-SG"/>
          </w:rPr>
          <w:delText xml:space="preserve">current </w:delText>
        </w:r>
      </w:del>
      <w:r w:rsidRPr="005450FB">
        <w:rPr>
          <w:rFonts w:eastAsia="Times New Roman" w:cs="Arial"/>
          <w:szCs w:val="18"/>
          <w:lang w:val="en-SG"/>
        </w:rPr>
        <w:t>library training process</w:t>
      </w:r>
    </w:p>
    <w:p w14:paraId="16E83FBA" w14:textId="77777777" w:rsidR="00D2022D" w:rsidRPr="005450FB" w:rsidRDefault="00D2022D" w:rsidP="00533881">
      <w:pPr>
        <w:pStyle w:val="ListParagraph"/>
        <w:numPr>
          <w:ilvl w:val="0"/>
          <w:numId w:val="2"/>
        </w:numPr>
        <w:ind w:left="284" w:hanging="284"/>
        <w:jc w:val="both"/>
        <w:rPr>
          <w:rFonts w:eastAsia="Times New Roman" w:cs="Arial"/>
          <w:szCs w:val="18"/>
          <w:lang w:val="en-SG"/>
        </w:rPr>
      </w:pPr>
      <w:r w:rsidRPr="005450FB">
        <w:rPr>
          <w:rFonts w:eastAsia="Times New Roman" w:cs="Arial"/>
          <w:szCs w:val="18"/>
          <w:lang w:val="en-SG"/>
        </w:rPr>
        <w:t>To identify if there exist any students who experience high or low confidence and its contributing factors</w:t>
      </w:r>
    </w:p>
    <w:p w14:paraId="53506F6E" w14:textId="44DF5016" w:rsidR="00BD1BC9" w:rsidRPr="005450FB" w:rsidRDefault="00D2022D" w:rsidP="00533881">
      <w:pPr>
        <w:pStyle w:val="ListParagraph"/>
        <w:numPr>
          <w:ilvl w:val="0"/>
          <w:numId w:val="2"/>
        </w:numPr>
        <w:ind w:left="284" w:hanging="284"/>
        <w:jc w:val="both"/>
        <w:rPr>
          <w:rFonts w:cs="Arial"/>
          <w:b/>
          <w:szCs w:val="20"/>
        </w:rPr>
      </w:pPr>
      <w:r w:rsidRPr="005450FB">
        <w:rPr>
          <w:rFonts w:eastAsia="Times New Roman" w:cs="Arial"/>
          <w:szCs w:val="18"/>
          <w:lang w:val="en-SG"/>
        </w:rPr>
        <w:lastRenderedPageBreak/>
        <w:t xml:space="preserve">To create a </w:t>
      </w:r>
      <w:ins w:id="105" w:author="Microsoft Office User" w:date="2018-04-08T14:35:00Z">
        <w:r w:rsidR="007417F5">
          <w:rPr>
            <w:rFonts w:eastAsia="Times New Roman" w:cs="Arial"/>
            <w:szCs w:val="18"/>
            <w:lang w:val="en-SG"/>
          </w:rPr>
          <w:t xml:space="preserve">visual representation of the effectiveness of the trainings conducted </w:t>
        </w:r>
        <w:del w:id="106" w:author="Manisha GOYAL" w:date="2018-04-09T00:30:00Z">
          <w:r w:rsidR="007417F5" w:rsidDel="00F034F3">
            <w:rPr>
              <w:rFonts w:eastAsia="Times New Roman" w:cs="Arial"/>
              <w:szCs w:val="18"/>
              <w:lang w:val="en-SG"/>
            </w:rPr>
            <w:delText xml:space="preserve">by the library </w:delText>
          </w:r>
        </w:del>
        <w:r w:rsidR="007417F5">
          <w:rPr>
            <w:rFonts w:eastAsia="Times New Roman" w:cs="Arial"/>
            <w:szCs w:val="18"/>
            <w:lang w:val="en-SG"/>
          </w:rPr>
          <w:t xml:space="preserve">during the </w:t>
        </w:r>
        <w:del w:id="107" w:author="Manisha GOYAL" w:date="2018-04-09T00:30:00Z">
          <w:r w:rsidR="007417F5" w:rsidDel="00F034F3">
            <w:rPr>
              <w:rFonts w:eastAsia="Times New Roman" w:cs="Arial"/>
              <w:szCs w:val="18"/>
              <w:lang w:val="en-SG"/>
            </w:rPr>
            <w:delText xml:space="preserve">course of a </w:delText>
          </w:r>
        </w:del>
        <w:r w:rsidR="007417F5">
          <w:rPr>
            <w:rFonts w:eastAsia="Times New Roman" w:cs="Arial"/>
            <w:szCs w:val="18"/>
            <w:lang w:val="en-SG"/>
          </w:rPr>
          <w:t>semester, and provid</w:t>
        </w:r>
      </w:ins>
      <w:ins w:id="108" w:author="Manisha GOYAL" w:date="2018-04-09T00:30:00Z">
        <w:r w:rsidR="00F034F3">
          <w:rPr>
            <w:rFonts w:eastAsia="Times New Roman" w:cs="Arial"/>
            <w:szCs w:val="18"/>
            <w:lang w:val="en-SG"/>
          </w:rPr>
          <w:t>e</w:t>
        </w:r>
      </w:ins>
      <w:ins w:id="109" w:author="Microsoft Office User" w:date="2018-04-08T14:35:00Z">
        <w:r w:rsidR="007417F5">
          <w:rPr>
            <w:rFonts w:eastAsia="Times New Roman" w:cs="Arial"/>
            <w:szCs w:val="18"/>
            <w:lang w:val="en-SG"/>
          </w:rPr>
          <w:t xml:space="preserve"> recommendations</w:t>
        </w:r>
        <w:del w:id="110" w:author="Manisha GOYAL" w:date="2018-04-09T00:30:00Z">
          <w:r w:rsidR="007417F5" w:rsidDel="00F034F3">
            <w:rPr>
              <w:rFonts w:eastAsia="Times New Roman" w:cs="Arial"/>
              <w:szCs w:val="18"/>
              <w:lang w:val="en-SG"/>
            </w:rPr>
            <w:delText xml:space="preserve"> where necessary</w:delText>
          </w:r>
        </w:del>
        <w:r w:rsidR="007417F5">
          <w:rPr>
            <w:rFonts w:eastAsia="Times New Roman" w:cs="Arial"/>
            <w:szCs w:val="18"/>
            <w:lang w:val="en-SG"/>
          </w:rPr>
          <w:t>.</w:t>
        </w:r>
      </w:ins>
      <w:del w:id="111" w:author="Microsoft Office User" w:date="2018-04-08T14:35:00Z">
        <w:r w:rsidRPr="005450FB" w:rsidDel="007417F5">
          <w:rPr>
            <w:rFonts w:eastAsia="Times New Roman" w:cs="Arial"/>
            <w:szCs w:val="18"/>
            <w:lang w:val="en-SG"/>
          </w:rPr>
          <w:delText>dashboard to provide the client with an automated solution for understanding the effectiveness of their trainings and confidence level of the students</w:delText>
        </w:r>
      </w:del>
      <w:bookmarkStart w:id="112" w:name="_Toc507346396"/>
    </w:p>
    <w:p w14:paraId="56843DDC" w14:textId="183076EF" w:rsidR="001C4A6B" w:rsidRDefault="001C4A6B" w:rsidP="000457BA">
      <w:pPr>
        <w:pStyle w:val="Heading1"/>
        <w:rPr>
          <w:ins w:id="113" w:author="Microsoft Office User" w:date="2018-04-08T16:26:00Z"/>
          <w:rFonts w:eastAsiaTheme="minorEastAsia"/>
        </w:rPr>
      </w:pPr>
      <w:ins w:id="114" w:author="Microsoft Office User" w:date="2018-04-08T16:23:00Z">
        <w:r>
          <w:rPr>
            <w:rFonts w:eastAsiaTheme="minorEastAsia"/>
          </w:rPr>
          <w:t xml:space="preserve">2.0 </w:t>
        </w:r>
      </w:ins>
      <w:ins w:id="115" w:author="Microsoft Office User" w:date="2018-04-08T16:26:00Z">
        <w:r w:rsidR="00DE69B4">
          <w:rPr>
            <w:rFonts w:eastAsiaTheme="minorEastAsia"/>
          </w:rPr>
          <w:t>LITERATURE REVIEW</w:t>
        </w:r>
      </w:ins>
    </w:p>
    <w:p w14:paraId="164F794E" w14:textId="0284CC98" w:rsidR="00DE69B4" w:rsidRDefault="00486B6F" w:rsidP="00533881">
      <w:pPr>
        <w:pStyle w:val="Heading2"/>
        <w:rPr>
          <w:ins w:id="116" w:author="Microsoft Office User" w:date="2018-04-08T16:27:00Z"/>
        </w:rPr>
      </w:pPr>
      <w:ins w:id="117" w:author="Microsoft Office User" w:date="2018-04-08T16:26:00Z">
        <w:r w:rsidRPr="00CE745A">
          <w:t xml:space="preserve">2.1 DIVERGENT </w:t>
        </w:r>
      </w:ins>
      <w:ins w:id="118" w:author="Microsoft Office User" w:date="2018-04-08T16:27:00Z">
        <w:r w:rsidRPr="00CE745A">
          <w:t xml:space="preserve">STACKED </w:t>
        </w:r>
      </w:ins>
      <w:ins w:id="119" w:author="Microsoft Office User" w:date="2018-04-08T16:26:00Z">
        <w:r w:rsidRPr="00CE745A">
          <w:t>BAR</w:t>
        </w:r>
      </w:ins>
      <w:ins w:id="120" w:author="Microsoft Office User" w:date="2018-04-08T16:27:00Z">
        <w:r w:rsidRPr="00CE745A">
          <w:t xml:space="preserve"> GRAPHS</w:t>
        </w:r>
      </w:ins>
    </w:p>
    <w:p w14:paraId="3BA99712" w14:textId="2D5258B9" w:rsidR="00486B6F" w:rsidRDefault="00486B6F" w:rsidP="00CE745A">
      <w:pPr>
        <w:jc w:val="both"/>
        <w:rPr>
          <w:ins w:id="121" w:author="Microsoft Office User" w:date="2018-04-08T16:27:00Z"/>
        </w:rPr>
      </w:pPr>
      <w:ins w:id="122" w:author="Microsoft Office User" w:date="2018-04-08T16:27:00Z">
        <w:r>
          <w:t xml:space="preserve">Visualisations </w:t>
        </w:r>
        <w:del w:id="123" w:author="Manisha GOYAL" w:date="2018-04-09T00:32:00Z">
          <w:r w:rsidDel="00270435">
            <w:delText>allow us to gain</w:delText>
          </w:r>
        </w:del>
      </w:ins>
      <w:ins w:id="124" w:author="Manisha GOYAL" w:date="2018-04-09T00:32:00Z">
        <w:r w:rsidR="00270435">
          <w:t>give</w:t>
        </w:r>
      </w:ins>
      <w:ins w:id="125" w:author="Microsoft Office User" w:date="2018-04-08T16:27:00Z">
        <w:r>
          <w:t xml:space="preserve"> quick insights from data, allowing targeted </w:t>
        </w:r>
        <w:del w:id="126" w:author="Manisha GOYAL" w:date="2018-04-09T00:32:00Z">
          <w:r w:rsidDel="00270435">
            <w:delText xml:space="preserve">further </w:delText>
          </w:r>
        </w:del>
        <w:r>
          <w:t>analysis.  For Likert data, using divergent stacked bar graphs is especially appropriate.  It facilitates a visual comparison of respondents’ answers to the survey (Heiberger and Robbins, 2011).  For our purpose, divergent stacked bar graphs allow us to see the general levels of confidence for the different research skills.  By comparing the graphs using pre and post confidence data, we can understand whether there was an improvement in the responses.</w:t>
        </w:r>
      </w:ins>
    </w:p>
    <w:p w14:paraId="5042053E" w14:textId="666FC40F" w:rsidR="00486B6F" w:rsidRPr="00CE745A" w:rsidRDefault="00486B6F" w:rsidP="00533881">
      <w:pPr>
        <w:pStyle w:val="Heading2"/>
        <w:rPr>
          <w:ins w:id="127" w:author="Microsoft Office User" w:date="2018-04-08T16:28:00Z"/>
        </w:rPr>
      </w:pPr>
      <w:ins w:id="128" w:author="Microsoft Office User" w:date="2018-04-08T16:27:00Z">
        <w:r w:rsidRPr="00CE745A">
          <w:t xml:space="preserve">2.2 </w:t>
        </w:r>
      </w:ins>
      <w:ins w:id="129" w:author="Microsoft Office User" w:date="2018-04-08T16:28:00Z">
        <w:r w:rsidRPr="00CE745A">
          <w:t>CHI-SQUARED TESTS FOR INDEPENDENCE</w:t>
        </w:r>
      </w:ins>
    </w:p>
    <w:p w14:paraId="023E74D3" w14:textId="248BB044" w:rsidR="00486B6F" w:rsidRDefault="00486B6F" w:rsidP="00486B6F">
      <w:pPr>
        <w:jc w:val="both"/>
        <w:rPr>
          <w:ins w:id="130" w:author="Microsoft Office User" w:date="2018-04-08T16:28:00Z"/>
        </w:rPr>
      </w:pPr>
      <w:ins w:id="131" w:author="Microsoft Office User" w:date="2018-04-08T16:28:00Z">
        <w:r>
          <w:t xml:space="preserve">To statistically determine whether the change, specifically improvements, in confidence were significant, the chi-squared test for independence was used.  The chi-squared tests allow for us to conclude whether the distribution </w:t>
        </w:r>
      </w:ins>
      <w:ins w:id="132" w:author="Manisha GOYAL" w:date="2018-04-09T00:33:00Z">
        <w:r w:rsidR="00270435">
          <w:t xml:space="preserve">of </w:t>
        </w:r>
      </w:ins>
      <w:ins w:id="133" w:author="Microsoft Office User" w:date="2018-04-08T16:28:00Z">
        <w:r>
          <w:t xml:space="preserve">the categorical variable (confidence) is related to the variable of our groups (training) (Kim, 2017).  </w:t>
        </w:r>
      </w:ins>
    </w:p>
    <w:p w14:paraId="68C1518F" w14:textId="3FAB3228" w:rsidR="00486B6F" w:rsidRDefault="00486B6F" w:rsidP="00CE745A">
      <w:pPr>
        <w:jc w:val="both"/>
        <w:rPr>
          <w:ins w:id="134" w:author="Microsoft Office User" w:date="2018-04-08T16:28:00Z"/>
        </w:rPr>
      </w:pPr>
      <w:ins w:id="135" w:author="Microsoft Office User" w:date="2018-04-08T16:28:00Z">
        <w:r>
          <w:t xml:space="preserve">There is ongoing debate as to the appropriateness of a chi-squared test on paired data.  Some </w:t>
        </w:r>
        <w:del w:id="136" w:author="Manisha GOYAL" w:date="2018-04-09T00:34:00Z">
          <w:r w:rsidDel="00E058A7">
            <w:delText xml:space="preserve">opponents </w:delText>
          </w:r>
        </w:del>
        <w:r>
          <w:t xml:space="preserve">discuss using paired t-test or Wilcoxon test when working with paired data (Derrick and White, 2017).  However, these approaches assume an equal spacing between the categories on the Likert scale, which is spurious for the confidence categories in our data.  Furthermore, in conducting the chi-squared analysis, we obtain contingency tables that help us see detail in any improvements </w:t>
        </w:r>
        <w:del w:id="137" w:author="Manisha GOYAL" w:date="2018-04-09T00:34:00Z">
          <w:r w:rsidDel="00695813">
            <w:delText xml:space="preserve">to student </w:delText>
          </w:r>
        </w:del>
      </w:ins>
      <w:ins w:id="138" w:author="Manisha GOYAL" w:date="2018-04-09T00:34:00Z">
        <w:r w:rsidR="00695813">
          <w:t xml:space="preserve">in </w:t>
        </w:r>
      </w:ins>
      <w:ins w:id="139" w:author="Microsoft Office User" w:date="2018-04-08T16:28:00Z">
        <w:r>
          <w:t>confidence.</w:t>
        </w:r>
      </w:ins>
    </w:p>
    <w:p w14:paraId="4FA68EC5" w14:textId="5586CCD7" w:rsidR="00486B6F" w:rsidRDefault="00486B6F" w:rsidP="00533881">
      <w:pPr>
        <w:pStyle w:val="Heading2"/>
        <w:rPr>
          <w:ins w:id="140" w:author="Microsoft Office User" w:date="2018-04-08T16:29:00Z"/>
        </w:rPr>
      </w:pPr>
      <w:ins w:id="141" w:author="Microsoft Office User" w:date="2018-04-08T16:29:00Z">
        <w:r w:rsidRPr="00CE745A">
          <w:t>2.3 WORD FREQUENCY ANALYSIS</w:t>
        </w:r>
      </w:ins>
    </w:p>
    <w:p w14:paraId="2F6D2960" w14:textId="1823D64F" w:rsidR="00486B6F" w:rsidRPr="00486B6F" w:rsidRDefault="00486B6F" w:rsidP="00CE745A">
      <w:pPr>
        <w:jc w:val="both"/>
        <w:rPr>
          <w:ins w:id="142" w:author="Microsoft Office User" w:date="2018-04-08T16:23:00Z"/>
        </w:rPr>
      </w:pPr>
      <w:ins w:id="143" w:author="Microsoft Office User" w:date="2018-04-08T16:30:00Z">
        <w:r>
          <w:t xml:space="preserve">Text comments from the end of the survey can be analysed to find out respondents’ concerns not captured by the survey. This is done with the underlying assumption words that appear more frequently indicate </w:t>
        </w:r>
        <w:del w:id="144" w:author="Manisha GOYAL" w:date="2018-04-09T00:35:00Z">
          <w:r w:rsidDel="004D6F1E">
            <w:delText xml:space="preserve">are related to </w:delText>
          </w:r>
        </w:del>
        <w:r>
          <w:t>an issue that students care more about (Stemler, 2001).</w:t>
        </w:r>
      </w:ins>
    </w:p>
    <w:p w14:paraId="77A3D32B" w14:textId="092D6C40" w:rsidR="00372E0B" w:rsidRDefault="00372E0B" w:rsidP="001C4A6B">
      <w:pPr>
        <w:pStyle w:val="Heading1"/>
        <w:rPr>
          <w:ins w:id="145" w:author=" " w:date="2018-04-08T18:05:00Z"/>
        </w:rPr>
      </w:pPr>
      <w:ins w:id="146" w:author=" " w:date="2018-04-08T18:05:00Z">
        <w:r>
          <w:t>3.0 METHODOLOGY</w:t>
        </w:r>
      </w:ins>
    </w:p>
    <w:p w14:paraId="03010722" w14:textId="46505EC8" w:rsidR="00372E0B" w:rsidDel="00392FDE" w:rsidRDefault="00372E0B" w:rsidP="00372E0B">
      <w:pPr>
        <w:jc w:val="both"/>
        <w:rPr>
          <w:ins w:id="147" w:author=" " w:date="2018-04-08T18:14:00Z"/>
          <w:del w:id="148" w:author="Manisha GOYAL" w:date="2018-04-09T01:49:00Z"/>
        </w:rPr>
      </w:pPr>
      <w:ins w:id="149" w:author=" " w:date="2018-04-08T18:13:00Z">
        <w:r>
          <w:t xml:space="preserve">Our methodology </w:t>
        </w:r>
      </w:ins>
      <w:ins w:id="150" w:author=" " w:date="2018-04-08T18:14:00Z">
        <w:r>
          <w:t>can be summarised as:</w:t>
        </w:r>
      </w:ins>
    </w:p>
    <w:p w14:paraId="6D2344A7" w14:textId="77777777" w:rsidR="00372E0B" w:rsidRDefault="00372E0B" w:rsidP="00372E0B">
      <w:pPr>
        <w:jc w:val="both"/>
        <w:rPr>
          <w:ins w:id="151" w:author=" " w:date="2018-04-08T18:14:00Z"/>
        </w:rPr>
      </w:pPr>
    </w:p>
    <w:p w14:paraId="0D57F155" w14:textId="344437E3" w:rsidR="00372E0B" w:rsidRDefault="00372E0B" w:rsidP="002212FD">
      <w:pPr>
        <w:pStyle w:val="ListParagraph"/>
        <w:numPr>
          <w:ilvl w:val="0"/>
          <w:numId w:val="15"/>
        </w:numPr>
        <w:ind w:left="284" w:hanging="284"/>
        <w:jc w:val="both"/>
        <w:rPr>
          <w:ins w:id="152" w:author=" " w:date="2018-04-08T18:14:00Z"/>
        </w:rPr>
      </w:pPr>
      <w:ins w:id="153" w:author=" " w:date="2018-04-08T18:05:00Z">
        <w:r>
          <w:t xml:space="preserve">We </w:t>
        </w:r>
      </w:ins>
      <w:ins w:id="154" w:author=" " w:date="2018-04-08T18:06:00Z">
        <w:r>
          <w:t xml:space="preserve">began our analysis by transforming the data that was </w:t>
        </w:r>
        <w:del w:id="155" w:author="Manisha GOYAL" w:date="2018-04-09T00:36:00Z">
          <w:r w:rsidDel="005A45D1">
            <w:delText>provided by our client</w:delText>
          </w:r>
        </w:del>
      </w:ins>
      <w:ins w:id="156" w:author="Manisha GOYAL" w:date="2018-04-09T00:36:00Z">
        <w:r w:rsidR="005A45D1">
          <w:t>provided</w:t>
        </w:r>
      </w:ins>
      <w:ins w:id="157" w:author=" " w:date="2018-04-08T18:06:00Z">
        <w:r>
          <w:t xml:space="preserve"> </w:t>
        </w:r>
      </w:ins>
    </w:p>
    <w:p w14:paraId="502EB22C" w14:textId="5F62B553" w:rsidR="00372E0B" w:rsidRDefault="00372E0B" w:rsidP="002212FD">
      <w:pPr>
        <w:pStyle w:val="ListParagraph"/>
        <w:numPr>
          <w:ilvl w:val="0"/>
          <w:numId w:val="15"/>
        </w:numPr>
        <w:ind w:left="284" w:hanging="284"/>
        <w:jc w:val="both"/>
        <w:rPr>
          <w:ins w:id="158" w:author=" " w:date="2018-04-08T18:14:00Z"/>
        </w:rPr>
      </w:pPr>
      <w:ins w:id="159" w:author=" " w:date="2018-04-08T18:14:00Z">
        <w:r>
          <w:t xml:space="preserve">We </w:t>
        </w:r>
        <w:del w:id="160" w:author="Manisha GOYAL" w:date="2018-04-09T00:36:00Z">
          <w:r w:rsidDel="005A45D1">
            <w:delText>then</w:delText>
          </w:r>
        </w:del>
      </w:ins>
      <w:ins w:id="161" w:author=" " w:date="2018-04-08T18:06:00Z">
        <w:del w:id="162" w:author="Manisha GOYAL" w:date="2018-04-09T00:36:00Z">
          <w:r w:rsidDel="005A45D1">
            <w:delText xml:space="preserve"> </w:delText>
          </w:r>
        </w:del>
        <w:r>
          <w:t>carr</w:t>
        </w:r>
      </w:ins>
      <w:ins w:id="163" w:author=" " w:date="2018-04-08T18:14:00Z">
        <w:r>
          <w:t>ied</w:t>
        </w:r>
      </w:ins>
      <w:ins w:id="164" w:author=" " w:date="2018-04-08T18:06:00Z">
        <w:r>
          <w:t xml:space="preserve"> out exploratory data analysis using Tableau</w:t>
        </w:r>
      </w:ins>
      <w:ins w:id="165" w:author=" " w:date="2018-04-08T18:08:00Z">
        <w:r>
          <w:t xml:space="preserve"> 10.0</w:t>
        </w:r>
      </w:ins>
      <w:ins w:id="166" w:author=" " w:date="2018-04-08T18:06:00Z">
        <w:r>
          <w:t>. This is w</w:t>
        </w:r>
      </w:ins>
      <w:ins w:id="167" w:author=" " w:date="2018-04-08T18:07:00Z">
        <w:r>
          <w:t>he</w:t>
        </w:r>
      </w:ins>
      <w:ins w:id="168" w:author="Manisha GOYAL" w:date="2018-04-09T00:36:00Z">
        <w:r w:rsidR="005A45D1">
          <w:t>re</w:t>
        </w:r>
      </w:ins>
      <w:ins w:id="169" w:author=" " w:date="2018-04-08T18:07:00Z">
        <w:del w:id="170" w:author="Manisha GOYAL" w:date="2018-04-09T00:36:00Z">
          <w:r w:rsidDel="005A45D1">
            <w:delText>n</w:delText>
          </w:r>
        </w:del>
        <w:r>
          <w:t xml:space="preserve"> we did the visualisation analysis </w:t>
        </w:r>
      </w:ins>
      <w:ins w:id="171" w:author=" " w:date="2018-04-08T18:14:00Z">
        <w:r>
          <w:t>using</w:t>
        </w:r>
      </w:ins>
      <w:ins w:id="172" w:author=" " w:date="2018-04-08T18:07:00Z">
        <w:r>
          <w:t xml:space="preserve"> the divergent stacked bar graphs</w:t>
        </w:r>
      </w:ins>
    </w:p>
    <w:p w14:paraId="3AB7FBB8" w14:textId="3820DA47" w:rsidR="00BC6382" w:rsidRDefault="00372E0B" w:rsidP="002212FD">
      <w:pPr>
        <w:pStyle w:val="ListParagraph"/>
        <w:numPr>
          <w:ilvl w:val="0"/>
          <w:numId w:val="15"/>
        </w:numPr>
        <w:ind w:left="284" w:hanging="284"/>
        <w:jc w:val="both"/>
      </w:pPr>
      <w:ins w:id="173" w:author=" " w:date="2018-04-08T18:07:00Z">
        <w:r>
          <w:t>From the initial insight</w:t>
        </w:r>
      </w:ins>
      <w:ins w:id="174" w:author=" " w:date="2018-04-08T18:08:00Z">
        <w:r>
          <w:t xml:space="preserve">s, we sought to statistically prove the relationships that were observed. For this, we used JMP Pro 13 to </w:t>
        </w:r>
      </w:ins>
      <w:ins w:id="175" w:author=" " w:date="2018-04-08T18:09:00Z">
        <w:r>
          <w:t>carry out the chi-squared tests</w:t>
        </w:r>
      </w:ins>
    </w:p>
    <w:p w14:paraId="1CA992A2" w14:textId="070C5ADB" w:rsidR="00CF20A8" w:rsidRDefault="00372E0B" w:rsidP="002212FD">
      <w:pPr>
        <w:pStyle w:val="ListParagraph"/>
        <w:numPr>
          <w:ilvl w:val="0"/>
          <w:numId w:val="15"/>
        </w:numPr>
        <w:ind w:left="284" w:hanging="284"/>
        <w:jc w:val="both"/>
        <w:rPr>
          <w:ins w:id="176" w:author="Manisha GOYAL" w:date="2018-04-09T00:37:00Z"/>
        </w:rPr>
      </w:pPr>
      <w:del w:id="177" w:author="Manisha GOYAL" w:date="2018-04-09T00:37:00Z">
        <w:r w:rsidDel="00152E88">
          <w:delText>With the bulk of our analysis complete, we strived to find recommendation on particular areas of weakness.</w:delText>
        </w:r>
      </w:del>
      <w:ins w:id="178" w:author="Manisha GOYAL" w:date="2018-04-09T00:38:00Z">
        <w:r w:rsidR="00CF20A8">
          <w:t>We</w:t>
        </w:r>
      </w:ins>
      <w:del w:id="179" w:author="Manisha GOYAL" w:date="2018-04-09T00:38:00Z">
        <w:r w:rsidDel="00CF20A8">
          <w:delText xml:space="preserve"> </w:delText>
        </w:r>
      </w:del>
      <w:del w:id="180" w:author="Manisha GOYAL" w:date="2018-04-09T00:37:00Z">
        <w:r w:rsidDel="00152E88">
          <w:delText>W</w:delText>
        </w:r>
      </w:del>
      <w:del w:id="181" w:author="Manisha GOYAL" w:date="2018-04-09T00:38:00Z">
        <w:r w:rsidDel="00CF20A8">
          <w:delText>e</w:delText>
        </w:r>
      </w:del>
      <w:r>
        <w:t xml:space="preserve"> conducted the text analysis to find out if students had any </w:t>
      </w:r>
      <w:r w:rsidR="0045279F">
        <w:t>major issues with the trainings conducted</w:t>
      </w:r>
    </w:p>
    <w:p w14:paraId="2BF7D9B4" w14:textId="41CB86DD" w:rsidR="00372E0B" w:rsidRPr="00372E0B" w:rsidRDefault="00CF20A8" w:rsidP="002212FD">
      <w:pPr>
        <w:pStyle w:val="ListParagraph"/>
        <w:numPr>
          <w:ilvl w:val="0"/>
          <w:numId w:val="15"/>
        </w:numPr>
        <w:ind w:left="284" w:hanging="284"/>
        <w:jc w:val="both"/>
      </w:pPr>
      <w:ins w:id="182" w:author="Manisha GOYAL" w:date="2018-04-09T00:38:00Z">
        <w:r>
          <w:t>Lastly, we used all the analysis done to give</w:t>
        </w:r>
        <w:r w:rsidR="00CB1BE9">
          <w:t xml:space="preserve"> recommendations to the library</w:t>
        </w:r>
      </w:ins>
    </w:p>
    <w:p w14:paraId="09562506" w14:textId="77777777" w:rsidR="003C1460" w:rsidRDefault="003C1460">
      <w:pPr>
        <w:spacing w:after="160" w:line="259" w:lineRule="auto"/>
        <w:rPr>
          <w:ins w:id="183" w:author="Manisha GOYAL" w:date="2018-04-09T01:50:00Z"/>
          <w:rFonts w:eastAsia="Times New Roman" w:cs="Arial"/>
          <w:b/>
          <w:caps/>
          <w:noProof w:val="0"/>
          <w:sz w:val="22"/>
          <w:szCs w:val="20"/>
        </w:rPr>
      </w:pPr>
      <w:ins w:id="184" w:author="Manisha GOYAL" w:date="2018-04-09T01:50:00Z">
        <w:r>
          <w:br w:type="page"/>
        </w:r>
      </w:ins>
    </w:p>
    <w:p w14:paraId="3EEEAAA7" w14:textId="6CF18A5E" w:rsidR="00AB73E8" w:rsidRPr="006954B5" w:rsidRDefault="0045279F" w:rsidP="001C4A6B">
      <w:pPr>
        <w:pStyle w:val="Heading1"/>
        <w:rPr>
          <w:rFonts w:eastAsiaTheme="minorEastAsia"/>
          <w:sz w:val="24"/>
        </w:rPr>
      </w:pPr>
      <w:r>
        <w:lastRenderedPageBreak/>
        <w:t>4</w:t>
      </w:r>
      <w:r w:rsidR="00BD1BC9">
        <w:t>.0</w:t>
      </w:r>
      <w:r w:rsidR="00AB73E8" w:rsidRPr="006954B5">
        <w:rPr>
          <w:rFonts w:eastAsiaTheme="minorEastAsia"/>
          <w:sz w:val="24"/>
        </w:rPr>
        <w:t xml:space="preserve"> </w:t>
      </w:r>
      <w:bookmarkEnd w:id="112"/>
      <w:r w:rsidR="00BD1BC9">
        <w:t>DATA</w:t>
      </w:r>
      <w:r w:rsidR="00AB73E8" w:rsidRPr="006954B5">
        <w:rPr>
          <w:rFonts w:eastAsiaTheme="minorEastAsia"/>
          <w:sz w:val="24"/>
        </w:rPr>
        <w:t xml:space="preserve"> </w:t>
      </w:r>
    </w:p>
    <w:p w14:paraId="65158C7A" w14:textId="03922C2F" w:rsidR="00AB73E8" w:rsidRPr="006954B5" w:rsidDel="003268D2" w:rsidRDefault="003268D2">
      <w:pPr>
        <w:rPr>
          <w:del w:id="185" w:author="Microsoft Office User" w:date="2018-04-08T12:59:00Z"/>
          <w:rFonts w:eastAsia="Times New Roman"/>
          <w:lang w:val="en-IN" w:eastAsia="en-IN"/>
        </w:rPr>
      </w:pPr>
      <w:r>
        <w:rPr>
          <w:rFonts w:eastAsia="Times New Roman"/>
          <w:lang w:val="en-IN" w:eastAsia="en-IN"/>
        </w:rPr>
        <w:t xml:space="preserve">The sponsor </w:t>
      </w:r>
      <w:del w:id="186" w:author="Manisha GOYAL" w:date="2018-04-09T00:39:00Z">
        <w:r w:rsidDel="00E564A1">
          <w:rPr>
            <w:rFonts w:eastAsia="Times New Roman"/>
            <w:lang w:val="en-IN" w:eastAsia="en-IN"/>
          </w:rPr>
          <w:delText xml:space="preserve">has </w:delText>
        </w:r>
      </w:del>
      <w:r>
        <w:rPr>
          <w:rFonts w:eastAsia="Times New Roman"/>
          <w:lang w:val="en-IN" w:eastAsia="en-IN"/>
        </w:rPr>
        <w:t xml:space="preserve">conducted </w:t>
      </w:r>
      <w:ins w:id="187" w:author="Manisha GOYAL" w:date="2018-04-09T00:39:00Z">
        <w:r w:rsidR="00B92051">
          <w:rPr>
            <w:rFonts w:eastAsia="Times New Roman"/>
            <w:lang w:val="en-IN" w:eastAsia="en-IN"/>
          </w:rPr>
          <w:t>two</w:t>
        </w:r>
      </w:ins>
      <w:del w:id="188" w:author="Manisha GOYAL" w:date="2018-04-09T00:39:00Z">
        <w:r w:rsidDel="00B92051">
          <w:rPr>
            <w:rFonts w:eastAsia="Times New Roman"/>
            <w:lang w:val="en-IN" w:eastAsia="en-IN"/>
          </w:rPr>
          <w:delText>a</w:delText>
        </w:r>
      </w:del>
      <w:r>
        <w:rPr>
          <w:rFonts w:eastAsia="Times New Roman"/>
          <w:lang w:val="en-IN" w:eastAsia="en-IN"/>
        </w:rPr>
        <w:t xml:space="preserve"> survey</w:t>
      </w:r>
      <w:ins w:id="189" w:author="Manisha GOYAL" w:date="2018-04-09T00:39:00Z">
        <w:r w:rsidR="00B92051">
          <w:rPr>
            <w:rFonts w:eastAsia="Times New Roman"/>
            <w:lang w:val="en-IN" w:eastAsia="en-IN"/>
          </w:rPr>
          <w:t>s</w:t>
        </w:r>
      </w:ins>
      <w:r>
        <w:rPr>
          <w:rFonts w:eastAsia="Times New Roman"/>
          <w:lang w:val="en-IN" w:eastAsia="en-IN"/>
        </w:rPr>
        <w:t xml:space="preserve"> with the </w:t>
      </w:r>
      <w:r w:rsidR="00A06B87">
        <w:rPr>
          <w:rFonts w:eastAsia="Times New Roman"/>
          <w:lang w:val="en-IN" w:eastAsia="en-IN"/>
        </w:rPr>
        <w:t>freshman batch of 2017. Pre</w:t>
      </w:r>
      <w:ins w:id="190" w:author="Manisha GOYAL" w:date="2018-04-09T00:39:00Z">
        <w:r w:rsidR="00B92051">
          <w:rPr>
            <w:rFonts w:eastAsia="Times New Roman"/>
            <w:lang w:val="en-IN" w:eastAsia="en-IN"/>
          </w:rPr>
          <w:t>-s</w:t>
        </w:r>
      </w:ins>
      <w:del w:id="191" w:author="Manisha GOYAL" w:date="2018-04-09T00:39:00Z">
        <w:r w:rsidR="00A06B87" w:rsidDel="00B92051">
          <w:rPr>
            <w:rFonts w:eastAsia="Times New Roman"/>
            <w:lang w:val="en-IN" w:eastAsia="en-IN"/>
          </w:rPr>
          <w:delText xml:space="preserve"> S</w:delText>
        </w:r>
      </w:del>
      <w:r w:rsidR="00A06B87">
        <w:rPr>
          <w:rFonts w:eastAsia="Times New Roman"/>
          <w:lang w:val="en-IN" w:eastAsia="en-IN"/>
        </w:rPr>
        <w:t xml:space="preserve">urvey was conducted before the start of the semester </w:t>
      </w:r>
      <w:ins w:id="192" w:author="Manisha GOYAL" w:date="2018-04-09T00:40:00Z">
        <w:r w:rsidR="007356F5">
          <w:rPr>
            <w:rFonts w:eastAsia="Times New Roman"/>
            <w:lang w:val="en-IN" w:eastAsia="en-IN"/>
          </w:rPr>
          <w:t xml:space="preserve">(Aug 2017) </w:t>
        </w:r>
      </w:ins>
      <w:r w:rsidR="00A06B87">
        <w:rPr>
          <w:rFonts w:eastAsia="Times New Roman"/>
          <w:lang w:val="en-IN" w:eastAsia="en-IN"/>
        </w:rPr>
        <w:t xml:space="preserve">and </w:t>
      </w:r>
      <w:ins w:id="193" w:author="Manisha GOYAL" w:date="2018-04-09T00:39:00Z">
        <w:r w:rsidR="00B92051">
          <w:rPr>
            <w:rFonts w:eastAsia="Times New Roman"/>
            <w:lang w:val="en-IN" w:eastAsia="en-IN"/>
          </w:rPr>
          <w:t>p</w:t>
        </w:r>
      </w:ins>
      <w:del w:id="194" w:author="Manisha GOYAL" w:date="2018-04-09T00:39:00Z">
        <w:r w:rsidR="00A06B87" w:rsidDel="00B92051">
          <w:rPr>
            <w:rFonts w:eastAsia="Times New Roman"/>
            <w:lang w:val="en-IN" w:eastAsia="en-IN"/>
          </w:rPr>
          <w:delText>P</w:delText>
        </w:r>
      </w:del>
      <w:r w:rsidR="00A06B87">
        <w:rPr>
          <w:rFonts w:eastAsia="Times New Roman"/>
          <w:lang w:val="en-IN" w:eastAsia="en-IN"/>
        </w:rPr>
        <w:t>ost</w:t>
      </w:r>
      <w:ins w:id="195" w:author="Manisha GOYAL" w:date="2018-04-09T00:39:00Z">
        <w:r w:rsidR="00B92051">
          <w:rPr>
            <w:rFonts w:eastAsia="Times New Roman"/>
            <w:lang w:val="en-IN" w:eastAsia="en-IN"/>
          </w:rPr>
          <w:t>-s</w:t>
        </w:r>
      </w:ins>
      <w:del w:id="196" w:author="Manisha GOYAL" w:date="2018-04-09T00:39:00Z">
        <w:r w:rsidR="00A06B87" w:rsidDel="00B92051">
          <w:rPr>
            <w:rFonts w:eastAsia="Times New Roman"/>
            <w:lang w:val="en-IN" w:eastAsia="en-IN"/>
          </w:rPr>
          <w:delText xml:space="preserve"> S</w:delText>
        </w:r>
      </w:del>
      <w:r w:rsidR="00A06B87">
        <w:rPr>
          <w:rFonts w:eastAsia="Times New Roman"/>
          <w:lang w:val="en-IN" w:eastAsia="en-IN"/>
        </w:rPr>
        <w:t xml:space="preserve">urvey </w:t>
      </w:r>
      <w:del w:id="197" w:author="Manisha GOYAL" w:date="2018-04-09T00:39:00Z">
        <w:r w:rsidR="00A06B87" w:rsidDel="00B92051">
          <w:rPr>
            <w:rFonts w:eastAsia="Times New Roman"/>
            <w:lang w:val="en-IN" w:eastAsia="en-IN"/>
          </w:rPr>
          <w:delText xml:space="preserve">was conducted </w:delText>
        </w:r>
      </w:del>
      <w:r w:rsidR="00A06B87">
        <w:rPr>
          <w:rFonts w:eastAsia="Times New Roman"/>
          <w:lang w:val="en-IN" w:eastAsia="en-IN"/>
        </w:rPr>
        <w:t>at the end of the semester</w:t>
      </w:r>
      <w:ins w:id="198" w:author="Manisha GOYAL" w:date="2018-04-09T00:40:00Z">
        <w:r w:rsidR="007356F5">
          <w:rPr>
            <w:rFonts w:eastAsia="Times New Roman"/>
            <w:lang w:val="en-IN" w:eastAsia="en-IN"/>
          </w:rPr>
          <w:t xml:space="preserve"> (Nov 2017)</w:t>
        </w:r>
      </w:ins>
      <w:r w:rsidR="00A06B87">
        <w:rPr>
          <w:rFonts w:eastAsia="Times New Roman"/>
          <w:lang w:val="en-IN" w:eastAsia="en-IN"/>
        </w:rPr>
        <w:t xml:space="preserve">. </w:t>
      </w:r>
      <w:del w:id="199" w:author="Microsoft Office User" w:date="2018-04-08T12:59:00Z">
        <w:r w:rsidR="00AB73E8" w:rsidRPr="006954B5" w:rsidDel="003268D2">
          <w:rPr>
            <w:rFonts w:eastAsia="Times New Roman"/>
            <w:lang w:val="en-IN" w:eastAsia="en-IN"/>
          </w:rPr>
          <w:delText>The sponsor has provided us with five datasets - student data, request log data, turnstile data, and pre- and post- survey data.</w:delText>
        </w:r>
      </w:del>
    </w:p>
    <w:p w14:paraId="06BB0CED" w14:textId="7BC4EE46" w:rsidR="00AB73E8" w:rsidRPr="005450FB" w:rsidDel="003268D2" w:rsidRDefault="00AB73E8" w:rsidP="00CE745A">
      <w:pPr>
        <w:pStyle w:val="ListParagraph"/>
        <w:shd w:val="clear" w:color="auto" w:fill="FFFFFF"/>
        <w:spacing w:before="120" w:after="120"/>
        <w:ind w:left="0"/>
        <w:jc w:val="both"/>
        <w:rPr>
          <w:del w:id="200" w:author="Microsoft Office User" w:date="2018-04-08T12:59:00Z"/>
          <w:rFonts w:eastAsia="Times New Roman" w:cs="Arial"/>
          <w:noProof w:val="0"/>
          <w:color w:val="252525"/>
          <w:szCs w:val="18"/>
          <w:lang w:val="en-IN" w:eastAsia="en-IN"/>
        </w:rPr>
      </w:pPr>
      <w:del w:id="201" w:author="Microsoft Office User" w:date="2018-04-08T12:59:00Z">
        <w:r w:rsidRPr="005450FB" w:rsidDel="003268D2">
          <w:rPr>
            <w:rFonts w:eastAsia="Times New Roman" w:cs="Arial"/>
            <w:noProof w:val="0"/>
            <w:color w:val="252525"/>
            <w:szCs w:val="18"/>
            <w:lang w:val="en-IN" w:eastAsia="en-IN"/>
          </w:rPr>
          <w:delText xml:space="preserve">The student dataset contains information about the current students of SMU across all batches. </w:delText>
        </w:r>
      </w:del>
    </w:p>
    <w:p w14:paraId="50EB8317" w14:textId="65CF0828" w:rsidR="00AB73E8" w:rsidRPr="005450FB" w:rsidDel="003268D2" w:rsidRDefault="00AB73E8" w:rsidP="00CE745A">
      <w:pPr>
        <w:pStyle w:val="ListParagraph"/>
        <w:shd w:val="clear" w:color="auto" w:fill="FFFFFF"/>
        <w:spacing w:before="120" w:after="120"/>
        <w:ind w:left="0"/>
        <w:jc w:val="both"/>
        <w:rPr>
          <w:del w:id="202" w:author="Microsoft Office User" w:date="2018-04-08T12:59:00Z"/>
          <w:rFonts w:eastAsia="Times New Roman" w:cs="Arial"/>
          <w:noProof w:val="0"/>
          <w:color w:val="252525"/>
          <w:szCs w:val="18"/>
          <w:lang w:val="en-IN" w:eastAsia="en-IN"/>
        </w:rPr>
      </w:pPr>
      <w:del w:id="203" w:author="Microsoft Office User" w:date="2018-04-08T12:59:00Z">
        <w:r w:rsidRPr="005450FB" w:rsidDel="003268D2">
          <w:rPr>
            <w:rFonts w:eastAsia="Times New Roman" w:cs="Arial"/>
            <w:noProof w:val="0"/>
            <w:color w:val="252525"/>
            <w:szCs w:val="18"/>
            <w:lang w:val="en-IN" w:eastAsia="en-IN"/>
          </w:rPr>
          <w:delText xml:space="preserve">The request log dataset contains records captured by the library’s URL rewriting proxy server throughout the year of 2017. This dataset captures all user requests to external databases. </w:delText>
        </w:r>
      </w:del>
    </w:p>
    <w:p w14:paraId="7610DC86" w14:textId="005E6CD2" w:rsidR="00AB73E8" w:rsidRPr="005450FB" w:rsidDel="003268D2" w:rsidRDefault="00AB73E8" w:rsidP="00CE745A">
      <w:pPr>
        <w:pStyle w:val="ListParagraph"/>
        <w:shd w:val="clear" w:color="auto" w:fill="FFFFFF"/>
        <w:spacing w:before="120" w:after="120"/>
        <w:ind w:left="0"/>
        <w:jc w:val="both"/>
        <w:rPr>
          <w:del w:id="204" w:author="Microsoft Office User" w:date="2018-04-08T12:59:00Z"/>
          <w:rFonts w:eastAsia="Times New Roman" w:cs="Arial"/>
          <w:noProof w:val="0"/>
          <w:color w:val="252525"/>
          <w:szCs w:val="18"/>
          <w:lang w:val="en-IN" w:eastAsia="en-IN"/>
        </w:rPr>
      </w:pPr>
      <w:del w:id="205" w:author="Microsoft Office User" w:date="2018-04-08T12:59:00Z">
        <w:r w:rsidRPr="005450FB" w:rsidDel="003268D2">
          <w:rPr>
            <w:rFonts w:eastAsia="Times New Roman" w:cs="Arial"/>
            <w:noProof w:val="0"/>
            <w:color w:val="252525"/>
            <w:szCs w:val="18"/>
            <w:lang w:val="en-IN" w:eastAsia="en-IN"/>
          </w:rPr>
          <w:delText xml:space="preserve">The turnstile dataset contains records captured by the library’s gantries throughout the year of 2017. This dataset captures physical taps on the gantries of the library. </w:delText>
        </w:r>
      </w:del>
    </w:p>
    <w:p w14:paraId="5E0ADE96" w14:textId="16B07708" w:rsidR="003C1460" w:rsidRDefault="00AB73E8" w:rsidP="003C1460">
      <w:pPr>
        <w:pStyle w:val="ListParagraph"/>
        <w:shd w:val="clear" w:color="auto" w:fill="FFFFFF"/>
        <w:spacing w:before="120" w:after="120"/>
        <w:ind w:left="0"/>
        <w:jc w:val="both"/>
        <w:rPr>
          <w:rFonts w:eastAsia="Times New Roman" w:cs="Arial"/>
          <w:noProof w:val="0"/>
          <w:color w:val="252525"/>
          <w:szCs w:val="18"/>
          <w:lang w:val="en-IN" w:eastAsia="en-IN"/>
        </w:rPr>
      </w:pPr>
      <w:r w:rsidRPr="005450FB">
        <w:rPr>
          <w:rFonts w:eastAsia="Times New Roman" w:cs="Arial"/>
          <w:noProof w:val="0"/>
          <w:color w:val="252525"/>
          <w:szCs w:val="18"/>
          <w:lang w:val="en-IN" w:eastAsia="en-IN"/>
        </w:rPr>
        <w:t>The pre and post survey dataset</w:t>
      </w:r>
      <w:r w:rsidR="004C45A3">
        <w:rPr>
          <w:rFonts w:eastAsia="Times New Roman" w:cs="Arial"/>
          <w:noProof w:val="0"/>
          <w:color w:val="252525"/>
          <w:szCs w:val="18"/>
          <w:lang w:val="en-IN" w:eastAsia="en-IN"/>
        </w:rPr>
        <w:t xml:space="preserve">s </w:t>
      </w:r>
      <w:r w:rsidRPr="005450FB">
        <w:rPr>
          <w:rFonts w:eastAsia="Times New Roman" w:cs="Arial"/>
          <w:noProof w:val="0"/>
          <w:color w:val="252525"/>
          <w:szCs w:val="18"/>
          <w:lang w:val="en-IN" w:eastAsia="en-IN"/>
        </w:rPr>
        <w:t>contain</w:t>
      </w:r>
      <w:del w:id="206" w:author="Manisha GOYAL" w:date="2018-04-09T00:39:00Z">
        <w:r w:rsidRPr="005450FB" w:rsidDel="004C45A3">
          <w:rPr>
            <w:rFonts w:eastAsia="Times New Roman" w:cs="Arial"/>
            <w:noProof w:val="0"/>
            <w:color w:val="252525"/>
            <w:szCs w:val="18"/>
            <w:lang w:val="en-IN" w:eastAsia="en-IN"/>
          </w:rPr>
          <w:delText>s</w:delText>
        </w:r>
      </w:del>
      <w:r w:rsidRPr="005450FB">
        <w:rPr>
          <w:rFonts w:eastAsia="Times New Roman" w:cs="Arial"/>
          <w:noProof w:val="0"/>
          <w:color w:val="252525"/>
          <w:szCs w:val="18"/>
          <w:lang w:val="en-IN" w:eastAsia="en-IN"/>
        </w:rPr>
        <w:t xml:space="preserve"> responses of students before and after the first semester </w:t>
      </w:r>
      <w:del w:id="207" w:author="Microsoft Office User" w:date="2018-04-08T13:00:00Z">
        <w:r w:rsidRPr="005450FB" w:rsidDel="00A06B87">
          <w:rPr>
            <w:rFonts w:eastAsia="Times New Roman" w:cs="Arial"/>
            <w:noProof w:val="0"/>
            <w:color w:val="252525"/>
            <w:szCs w:val="18"/>
            <w:lang w:val="en-IN" w:eastAsia="en-IN"/>
          </w:rPr>
          <w:delText xml:space="preserve">of freshman year </w:delText>
        </w:r>
      </w:del>
      <w:r w:rsidRPr="005450FB">
        <w:rPr>
          <w:rFonts w:eastAsia="Times New Roman" w:cs="Arial"/>
          <w:noProof w:val="0"/>
          <w:color w:val="252525"/>
          <w:szCs w:val="18"/>
          <w:lang w:val="en-IN" w:eastAsia="en-IN"/>
        </w:rPr>
        <w:t xml:space="preserve">on their confidence level in </w:t>
      </w:r>
      <w:del w:id="208" w:author="Manisha GOYAL" w:date="2018-04-09T00:40:00Z">
        <w:r w:rsidRPr="005450FB" w:rsidDel="007356F5">
          <w:rPr>
            <w:rFonts w:eastAsia="Times New Roman" w:cs="Arial"/>
            <w:noProof w:val="0"/>
            <w:color w:val="252525"/>
            <w:szCs w:val="18"/>
            <w:lang w:val="en-IN" w:eastAsia="en-IN"/>
          </w:rPr>
          <w:delText xml:space="preserve">various </w:delText>
        </w:r>
      </w:del>
      <w:r w:rsidRPr="005450FB">
        <w:rPr>
          <w:rFonts w:eastAsia="Times New Roman" w:cs="Arial"/>
          <w:noProof w:val="0"/>
          <w:color w:val="252525"/>
          <w:szCs w:val="18"/>
          <w:lang w:val="en-IN" w:eastAsia="en-IN"/>
        </w:rPr>
        <w:t xml:space="preserve">research skills. </w:t>
      </w:r>
      <w:del w:id="209" w:author="Manisha GOYAL" w:date="2018-04-09T00:40:00Z">
        <w:r w:rsidRPr="005450FB" w:rsidDel="007356F5">
          <w:rPr>
            <w:rFonts w:eastAsia="Times New Roman" w:cs="Arial"/>
            <w:noProof w:val="0"/>
            <w:color w:val="252525"/>
            <w:szCs w:val="18"/>
            <w:lang w:val="en-IN" w:eastAsia="en-IN"/>
          </w:rPr>
          <w:delText xml:space="preserve">The pre-survey was conducted in Aug 2017 and the post-survey was conducted in Nov 2017. </w:delText>
        </w:r>
      </w:del>
      <w:r w:rsidRPr="005450FB">
        <w:rPr>
          <w:rFonts w:eastAsia="Times New Roman" w:cs="Arial"/>
          <w:noProof w:val="0"/>
          <w:color w:val="252525"/>
          <w:szCs w:val="18"/>
          <w:lang w:val="en-IN" w:eastAsia="en-IN"/>
        </w:rPr>
        <w:t>After having cleaned and compiled the two sheets, the record attributes are as follows:</w:t>
      </w:r>
    </w:p>
    <w:p w14:paraId="5B172B6F" w14:textId="2A6B269F" w:rsidR="00FB3819" w:rsidRDefault="00FB3819" w:rsidP="00CE745A">
      <w:pPr>
        <w:pStyle w:val="ListParagraph"/>
        <w:shd w:val="clear" w:color="auto" w:fill="FFFFFF"/>
        <w:spacing w:before="120" w:after="120"/>
        <w:ind w:left="0"/>
        <w:jc w:val="both"/>
        <w:rPr>
          <w:rFonts w:eastAsia="Times New Roman" w:cs="Arial"/>
          <w:noProof w:val="0"/>
          <w:color w:val="252525"/>
          <w:szCs w:val="18"/>
          <w:lang w:val="en-IN" w:eastAsia="en-IN"/>
        </w:rPr>
      </w:pPr>
    </w:p>
    <w:p w14:paraId="0D529093" w14:textId="77777777" w:rsidR="003C1460" w:rsidRDefault="0099188F" w:rsidP="006A6E5B">
      <w:pPr>
        <w:pStyle w:val="ListParagraph"/>
        <w:keepNext/>
        <w:shd w:val="clear" w:color="auto" w:fill="FFFFFF"/>
        <w:spacing w:before="120" w:after="120"/>
        <w:ind w:left="0"/>
        <w:jc w:val="both"/>
      </w:pPr>
      <w:r w:rsidRPr="0099188F">
        <w:rPr>
          <w:rFonts w:eastAsia="Times New Roman" w:cs="Arial"/>
          <w:noProof w:val="0"/>
          <w:color w:val="252525"/>
          <w:szCs w:val="18"/>
          <w:lang w:val="en-GB" w:eastAsia="en-IN"/>
        </w:rPr>
        <w:drawing>
          <wp:inline distT="0" distB="0" distL="0" distR="0" wp14:anchorId="2D052848" wp14:editId="07685CC8">
            <wp:extent cx="5203190" cy="6788471"/>
            <wp:effectExtent l="25400" t="25400" r="29210" b="190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8"/>
                    <a:srcRect t="339" r="614" b="667"/>
                    <a:stretch/>
                  </pic:blipFill>
                  <pic:spPr bwMode="auto">
                    <a:xfrm>
                      <a:off x="0" y="0"/>
                      <a:ext cx="5203619" cy="67890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08FDA4" w14:textId="10FD6987" w:rsidR="00FB3819" w:rsidRDefault="003C1460" w:rsidP="006A6E5B">
      <w:pPr>
        <w:pStyle w:val="Caption"/>
        <w:jc w:val="both"/>
        <w:rPr>
          <w:rFonts w:eastAsia="Times New Roman"/>
          <w:lang w:val="en-IN" w:eastAsia="en-IN"/>
        </w:rPr>
      </w:pPr>
      <w:r>
        <w:t xml:space="preserve">Table </w:t>
      </w:r>
      <w:r>
        <w:fldChar w:fldCharType="begin"/>
      </w:r>
      <w:r>
        <w:instrText xml:space="preserve"> SEQ Table \* ARABIC </w:instrText>
      </w:r>
      <w:r>
        <w:fldChar w:fldCharType="separate"/>
      </w:r>
      <w:r>
        <w:t>1</w:t>
      </w:r>
      <w:r>
        <w:fldChar w:fldCharType="end"/>
      </w:r>
      <w:r>
        <w:t>. Data Dictionary</w:t>
      </w:r>
    </w:p>
    <w:p w14:paraId="7B8DDCDB" w14:textId="2EBFD8C0" w:rsidR="00942610" w:rsidRPr="00CE745A" w:rsidRDefault="00A939C6" w:rsidP="005450FB">
      <w:pPr>
        <w:pStyle w:val="Heading1"/>
        <w:rPr>
          <w:highlight w:val="yellow"/>
        </w:rPr>
      </w:pPr>
      <w:ins w:id="210" w:author="Manisha GOYAL" w:date="2018-04-09T01:07:00Z">
        <w:r>
          <w:rPr>
            <w:highlight w:val="yellow"/>
          </w:rPr>
          <w:t>5</w:t>
        </w:r>
      </w:ins>
      <w:r w:rsidR="00AB753A" w:rsidRPr="00CE745A">
        <w:rPr>
          <w:highlight w:val="yellow"/>
        </w:rPr>
        <w:t>.0</w:t>
      </w:r>
      <w:r w:rsidR="00942610" w:rsidRPr="00CE745A">
        <w:rPr>
          <w:highlight w:val="yellow"/>
        </w:rPr>
        <w:t xml:space="preserve"> </w:t>
      </w:r>
      <w:r w:rsidR="00AB753A" w:rsidRPr="00CE745A">
        <w:rPr>
          <w:highlight w:val="yellow"/>
        </w:rPr>
        <w:t>DATA CLEANING AND PREPARATION</w:t>
      </w:r>
    </w:p>
    <w:p w14:paraId="2D37338F" w14:textId="10EAF81F" w:rsidR="00EB19CC" w:rsidRPr="00230A0F" w:rsidRDefault="00A939C6" w:rsidP="00AF142C">
      <w:pPr>
        <w:pStyle w:val="Heading2"/>
      </w:pPr>
      <w:ins w:id="211" w:author="Manisha GOYAL" w:date="2018-04-09T01:07:00Z">
        <w:r>
          <w:t>5</w:t>
        </w:r>
      </w:ins>
      <w:r w:rsidR="00EB19CC" w:rsidRPr="003E40A5">
        <w:t xml:space="preserve">.1 </w:t>
      </w:r>
      <w:r w:rsidR="00EB19CC" w:rsidRPr="00230A0F">
        <w:t>MISSING DATA</w:t>
      </w:r>
    </w:p>
    <w:p w14:paraId="39C1BEE7" w14:textId="7774B946" w:rsidR="00EB19CC" w:rsidRPr="00197140" w:rsidRDefault="00EB19CC" w:rsidP="00EB19CC">
      <w:pPr>
        <w:rPr>
          <w:rFonts w:cs="Arial"/>
          <w:b/>
          <w:sz w:val="22"/>
          <w:szCs w:val="20"/>
        </w:rPr>
      </w:pPr>
      <w:r w:rsidRPr="00230A0F">
        <w:t xml:space="preserve">The number of records in both </w:t>
      </w:r>
      <w:del w:id="212" w:author="Manisha GOYAL" w:date="2018-04-09T00:41:00Z">
        <w:r w:rsidRPr="00230A0F" w:rsidDel="00AA5647">
          <w:delText xml:space="preserve">our </w:delText>
        </w:r>
      </w:del>
      <w:r w:rsidRPr="00230A0F">
        <w:t xml:space="preserve">datasets was not the same. While the pre-survey dataset had 1455 records, the post-survey dataset had 414 records. To address this problem, we </w:t>
      </w:r>
      <w:del w:id="213" w:author="Manisha GOYAL" w:date="2018-04-09T00:41:00Z">
        <w:r w:rsidRPr="00230A0F" w:rsidDel="00AA5647">
          <w:delText xml:space="preserve">first </w:delText>
        </w:r>
      </w:del>
      <w:r w:rsidRPr="00230A0F">
        <w:t xml:space="preserve">matched the two datasets on the key attribute, </w:t>
      </w:r>
      <w:r w:rsidRPr="00230A0F">
        <w:lastRenderedPageBreak/>
        <w:t xml:space="preserve">the student email. On combining </w:t>
      </w:r>
      <w:del w:id="214" w:author="Manisha GOYAL" w:date="2018-04-09T00:41:00Z">
        <w:r w:rsidRPr="00230A0F" w:rsidDel="00AA5647">
          <w:delText xml:space="preserve">we found that </w:delText>
        </w:r>
      </w:del>
      <w:r w:rsidRPr="00230A0F">
        <w:t xml:space="preserve">only 292 records matched. Thus the remaining records with no complementary entry in either </w:t>
      </w:r>
      <w:del w:id="215" w:author="Manisha GOYAL" w:date="2018-04-09T00:41:00Z">
        <w:r w:rsidRPr="00230A0F" w:rsidDel="00117773">
          <w:delText xml:space="preserve">the pre-survey dataset or the post-survey </w:delText>
        </w:r>
      </w:del>
      <w:r w:rsidRPr="00230A0F">
        <w:t xml:space="preserve">dataset were considered missing and were </w:t>
      </w:r>
      <w:del w:id="216" w:author="Manisha GOYAL" w:date="2018-04-09T00:42:00Z">
        <w:r w:rsidRPr="00230A0F" w:rsidDel="004A7A0A">
          <w:delText>removed from the dataset</w:delText>
        </w:r>
      </w:del>
      <w:ins w:id="217" w:author="Manisha GOYAL" w:date="2018-04-09T00:42:00Z">
        <w:r w:rsidR="004A7A0A">
          <w:t>removed</w:t>
        </w:r>
      </w:ins>
      <w:r w:rsidRPr="00230A0F">
        <w:t xml:space="preserve">. </w:t>
      </w:r>
    </w:p>
    <w:p w14:paraId="0DCFAA90" w14:textId="5D882D59" w:rsidR="00EB19CC" w:rsidRPr="003E40A5" w:rsidRDefault="00A939C6" w:rsidP="00AF142C">
      <w:pPr>
        <w:pStyle w:val="Heading2"/>
      </w:pPr>
      <w:ins w:id="218" w:author="Manisha GOYAL" w:date="2018-04-09T01:07:00Z">
        <w:r>
          <w:t>5</w:t>
        </w:r>
      </w:ins>
      <w:r w:rsidR="00EB19CC" w:rsidRPr="00197140">
        <w:t>.</w:t>
      </w:r>
      <w:r w:rsidR="00832F60">
        <w:t>2</w:t>
      </w:r>
      <w:r w:rsidR="00EB19CC" w:rsidRPr="00CC6D0D">
        <w:t xml:space="preserve"> </w:t>
      </w:r>
      <w:r w:rsidR="00EB19CC" w:rsidRPr="003E40A5">
        <w:t>DATA TRANSFORMATION</w:t>
      </w:r>
    </w:p>
    <w:p w14:paraId="538600A9" w14:textId="0F6FBA0C" w:rsidR="00832F60" w:rsidRDefault="00832F60" w:rsidP="00832F60">
      <w:pPr>
        <w:rPr>
          <w:ins w:id="219" w:author="Manisha GOYAL" w:date="2018-04-08T18:23:00Z"/>
        </w:rPr>
      </w:pPr>
      <w:r w:rsidRPr="00197140">
        <w:rPr>
          <w:lang w:val="en-SG"/>
        </w:rPr>
        <w:t xml:space="preserve">Both </w:t>
      </w:r>
      <w:r w:rsidRPr="000F131E">
        <w:rPr>
          <w:lang w:val="en-SG"/>
        </w:rPr>
        <w:t>pre</w:t>
      </w:r>
      <w:r>
        <w:rPr>
          <w:lang w:val="en-SG"/>
        </w:rPr>
        <w:t xml:space="preserve"> and post </w:t>
      </w:r>
      <w:r w:rsidRPr="000F131E">
        <w:rPr>
          <w:lang w:val="en-SG"/>
        </w:rPr>
        <w:t>survey datasets</w:t>
      </w:r>
      <w:r w:rsidRPr="003E40A5" w:rsidDel="003E40A5">
        <w:rPr>
          <w:lang w:val="en-SG"/>
        </w:rPr>
        <w:t xml:space="preserve"> </w:t>
      </w:r>
      <w:r w:rsidRPr="003E40A5">
        <w:rPr>
          <w:lang w:val="en-SG"/>
        </w:rPr>
        <w:t xml:space="preserve">contain questions that ask the students whether they were trained for a particular research skill. The responses in the pre-survey dataset are </w:t>
      </w:r>
      <w:r>
        <w:rPr>
          <w:lang w:val="en-SG"/>
        </w:rPr>
        <w:t>categorical</w:t>
      </w:r>
      <w:r w:rsidRPr="003E40A5">
        <w:rPr>
          <w:lang w:val="en-SG"/>
        </w:rPr>
        <w:t>, whereas th</w:t>
      </w:r>
      <w:r>
        <w:rPr>
          <w:lang w:val="en-SG"/>
        </w:rPr>
        <w:t>ose</w:t>
      </w:r>
      <w:r w:rsidRPr="003E40A5">
        <w:rPr>
          <w:lang w:val="en-SG"/>
        </w:rPr>
        <w:t xml:space="preserve"> in the post-survey dataset are </w:t>
      </w:r>
      <w:r>
        <w:rPr>
          <w:lang w:val="en-SG"/>
        </w:rPr>
        <w:t>numerical</w:t>
      </w:r>
      <w:r w:rsidRPr="003E40A5">
        <w:rPr>
          <w:lang w:val="en-SG"/>
        </w:rPr>
        <w:t xml:space="preserve">. </w:t>
      </w:r>
      <w:r w:rsidRPr="00BD7FB7">
        <w:rPr>
          <w:lang w:val="en-SG"/>
        </w:rPr>
        <w:t xml:space="preserve">It </w:t>
      </w:r>
      <w:r>
        <w:rPr>
          <w:lang w:val="en-SG"/>
        </w:rPr>
        <w:t xml:space="preserve">was necessary </w:t>
      </w:r>
      <w:r w:rsidRPr="00197140">
        <w:rPr>
          <w:lang w:val="en-SG"/>
        </w:rPr>
        <w:t xml:space="preserve">for both these columns to be standardised </w:t>
      </w:r>
      <w:r>
        <w:rPr>
          <w:lang w:val="en-SG"/>
        </w:rPr>
        <w:t>for</w:t>
      </w:r>
      <w:r w:rsidRPr="00197140">
        <w:rPr>
          <w:lang w:val="en-SG"/>
        </w:rPr>
        <w:t xml:space="preserve"> compariso</w:t>
      </w:r>
      <w:r>
        <w:rPr>
          <w:lang w:val="en-SG"/>
        </w:rPr>
        <w:t>n, thus</w:t>
      </w:r>
      <w:r w:rsidRPr="00197140">
        <w:rPr>
          <w:lang w:val="en-SG"/>
        </w:rPr>
        <w:t xml:space="preserve"> we changed the pre-survey reponses to </w:t>
      </w:r>
      <w:r>
        <w:rPr>
          <w:lang w:val="en-SG"/>
        </w:rPr>
        <w:t>numerical</w:t>
      </w:r>
      <w:r w:rsidRPr="00197140">
        <w:rPr>
          <w:lang w:val="en-SG"/>
        </w:rPr>
        <w:t xml:space="preserve"> format.</w:t>
      </w:r>
    </w:p>
    <w:p w14:paraId="546B68BB" w14:textId="760973E2" w:rsidR="00EB19CC" w:rsidRPr="006A6E5B" w:rsidDel="00832F60" w:rsidRDefault="00EB19CC">
      <w:pPr>
        <w:rPr>
          <w:ins w:id="220" w:author="Microsoft Office User" w:date="2018-04-08T17:01:00Z"/>
          <w:del w:id="221" w:author="Manisha GOYAL" w:date="2018-04-08T18:22:00Z"/>
          <w:sz w:val="20"/>
          <w:lang w:val="en-SG"/>
        </w:rPr>
        <w:pPrChange w:id="222" w:author="Microsoft Office User" w:date="2018-04-08T17:01:00Z">
          <w:pPr>
            <w:pStyle w:val="Heading1"/>
          </w:pPr>
        </w:pPrChange>
      </w:pPr>
      <w:ins w:id="223" w:author="Microsoft Office User" w:date="2018-04-08T17:01:00Z">
        <w:del w:id="224" w:author="Manisha GOYAL" w:date="2018-04-08T18:22:00Z">
          <w:r w:rsidRPr="00597BD1" w:rsidDel="00832F60">
            <w:rPr>
              <w:lang w:val="en-SG"/>
            </w:rPr>
            <w:delText>Both the pre and post survey datasets contain responses from students on their confidence level in different research skills. These responses are on a Likert scale, in the form of ordinal categorical variables</w:delText>
          </w:r>
          <w:r w:rsidDel="00832F60">
            <w:rPr>
              <w:lang w:val="en-SG"/>
            </w:rPr>
            <w:delText xml:space="preserve"> but for </w:delText>
          </w:r>
          <w:r w:rsidRPr="00233016" w:rsidDel="00832F60">
            <w:rPr>
              <w:lang w:val="en-SG"/>
            </w:rPr>
            <w:delText>our analysis, we needed the responses to be on a Likert sca</w:delText>
          </w:r>
          <w:r w:rsidRPr="00A965B7" w:rsidDel="00832F60">
            <w:rPr>
              <w:lang w:val="en-SG"/>
            </w:rPr>
            <w:delText xml:space="preserve">le in the form of ordinal numerical </w:delText>
          </w:r>
          <w:r w:rsidRPr="00CC6D0D" w:rsidDel="00832F60">
            <w:rPr>
              <w:lang w:val="en-SG"/>
            </w:rPr>
            <w:delText>variables. Thus, new columns were added to make the above change.</w:delText>
          </w:r>
        </w:del>
      </w:ins>
    </w:p>
    <w:p w14:paraId="5712567E" w14:textId="48873B60" w:rsidR="00241890" w:rsidRPr="006954B5" w:rsidRDefault="00907518" w:rsidP="006A6E5B">
      <w:pPr>
        <w:pStyle w:val="Heading2"/>
        <w:rPr>
          <w:color w:val="2F5496" w:themeColor="accent1" w:themeShade="BF"/>
          <w:sz w:val="21"/>
          <w:lang w:val="en-SG"/>
        </w:rPr>
      </w:pPr>
      <w:ins w:id="225" w:author="Microsoft Office User" w:date="2018-04-08T17:01:00Z">
        <w:del w:id="226" w:author="Manisha GOYAL" w:date="2018-04-08T18:23:00Z">
          <w:r w:rsidRPr="0048437A" w:rsidDel="00832F60">
            <w:rPr>
              <w:highlight w:val="yellow"/>
              <w:lang w:val="en-SG"/>
            </w:rPr>
            <w:delText>.</w:delText>
          </w:r>
        </w:del>
      </w:ins>
      <w:ins w:id="227" w:author=" " w:date="2018-04-08T18:18:00Z">
        <w:r w:rsidR="0045279F">
          <w:rPr>
            <w:rFonts w:eastAsiaTheme="minorEastAsia"/>
          </w:rPr>
          <w:t>5</w:t>
        </w:r>
      </w:ins>
      <w:r w:rsidR="009E1B21" w:rsidRPr="006954B5">
        <w:rPr>
          <w:rFonts w:eastAsiaTheme="minorEastAsia"/>
        </w:rPr>
        <w:t>.</w:t>
      </w:r>
      <w:ins w:id="228" w:author="Manisha GOYAL" w:date="2018-04-09T01:07:00Z">
        <w:r w:rsidR="00A939C6">
          <w:rPr>
            <w:rFonts w:eastAsiaTheme="minorEastAsia"/>
          </w:rPr>
          <w:t>3</w:t>
        </w:r>
        <w:r w:rsidR="00A939C6" w:rsidRPr="006954B5">
          <w:rPr>
            <w:rFonts w:eastAsiaTheme="minorEastAsia"/>
          </w:rPr>
          <w:t xml:space="preserve"> </w:t>
        </w:r>
      </w:ins>
      <w:r w:rsidR="009E1B21" w:rsidRPr="006954B5">
        <w:rPr>
          <w:rFonts w:eastAsiaTheme="minorEastAsia"/>
        </w:rPr>
        <w:t>DATA PREPARATION FOR EXPLORATORY DATA ANALYSIS</w:t>
      </w:r>
    </w:p>
    <w:p w14:paraId="5BE07C8B" w14:textId="4D0A0BE3" w:rsidR="00241890" w:rsidRPr="006954B5" w:rsidRDefault="00241890" w:rsidP="005450FB">
      <w:pPr>
        <w:rPr>
          <w:lang w:val="en-SG"/>
        </w:rPr>
      </w:pPr>
      <w:del w:id="229" w:author="Manisha GOYAL" w:date="2018-04-09T00:44:00Z">
        <w:r w:rsidRPr="006954B5" w:rsidDel="00B05A93">
          <w:rPr>
            <w:lang w:val="en-SG"/>
          </w:rPr>
          <w:delText xml:space="preserve">To </w:delText>
        </w:r>
        <w:r w:rsidR="0045279F" w:rsidDel="00B05A93">
          <w:rPr>
            <w:lang w:val="en-SG"/>
          </w:rPr>
          <w:delText>conduct</w:delText>
        </w:r>
        <w:r w:rsidR="0045279F" w:rsidRPr="006954B5" w:rsidDel="00B05A93">
          <w:rPr>
            <w:lang w:val="en-SG"/>
          </w:rPr>
          <w:delText xml:space="preserve"> </w:delText>
        </w:r>
        <w:r w:rsidR="0045279F" w:rsidDel="00B05A93">
          <w:rPr>
            <w:lang w:val="en-SG"/>
          </w:rPr>
          <w:delText>the analysis</w:delText>
        </w:r>
        <w:r w:rsidRPr="006954B5" w:rsidDel="00B05A93">
          <w:rPr>
            <w:lang w:val="en-SG"/>
          </w:rPr>
          <w:delText>, we had to transform the given data</w:delText>
        </w:r>
      </w:del>
      <w:ins w:id="230" w:author="Manisha GOYAL" w:date="2018-04-09T00:44:00Z">
        <w:r w:rsidR="00B05A93">
          <w:rPr>
            <w:lang w:val="en-SG"/>
          </w:rPr>
          <w:t>Data transformation was needed for the analysis</w:t>
        </w:r>
      </w:ins>
      <w:r w:rsidRPr="006954B5">
        <w:rPr>
          <w:lang w:val="en-SG"/>
        </w:rPr>
        <w:t xml:space="preserve">. We used a 1-5 scale </w:t>
      </w:r>
      <w:ins w:id="231" w:author="Manisha GOYAL" w:date="2018-04-09T00:43:00Z">
        <w:r w:rsidR="00B05A93">
          <w:rPr>
            <w:lang w:val="en-SG"/>
          </w:rPr>
          <w:t xml:space="preserve">to </w:t>
        </w:r>
      </w:ins>
      <w:r w:rsidRPr="006954B5">
        <w:rPr>
          <w:lang w:val="en-SG"/>
        </w:rPr>
        <w:t xml:space="preserve">represent the answers as it facilitated the visualisation process. Response columns were pivoted to </w:t>
      </w:r>
      <w:del w:id="232" w:author="Manisha GOYAL" w:date="2018-04-09T00:44:00Z">
        <w:r w:rsidRPr="006954B5" w:rsidDel="00EB1A27">
          <w:rPr>
            <w:lang w:val="en-SG"/>
          </w:rPr>
          <w:delText>give rise to</w:delText>
        </w:r>
      </w:del>
      <w:ins w:id="233" w:author="Manisha GOYAL" w:date="2018-04-09T00:44:00Z">
        <w:r w:rsidR="00EB1A27">
          <w:rPr>
            <w:lang w:val="en-SG"/>
          </w:rPr>
          <w:t>create</w:t>
        </w:r>
      </w:ins>
      <w:r w:rsidRPr="006954B5">
        <w:rPr>
          <w:lang w:val="en-SG"/>
        </w:rPr>
        <w:t xml:space="preserve"> a database format. Then, we </w:t>
      </w:r>
      <w:del w:id="234" w:author="Manisha GOYAL" w:date="2018-04-09T00:44:00Z">
        <w:r w:rsidRPr="006954B5" w:rsidDel="000D4B23">
          <w:rPr>
            <w:lang w:val="en-SG"/>
          </w:rPr>
          <w:delText>had to create</w:delText>
        </w:r>
      </w:del>
      <w:ins w:id="235" w:author="Manisha GOYAL" w:date="2018-04-09T00:44:00Z">
        <w:r w:rsidR="000D4B23">
          <w:rPr>
            <w:lang w:val="en-SG"/>
          </w:rPr>
          <w:t>created</w:t>
        </w:r>
      </w:ins>
      <w:r w:rsidRPr="006954B5">
        <w:rPr>
          <w:lang w:val="en-SG"/>
        </w:rPr>
        <w:t xml:space="preserve"> </w:t>
      </w:r>
      <w:del w:id="236" w:author="Manisha GOYAL" w:date="2018-04-09T00:44:00Z">
        <w:r w:rsidRPr="006954B5" w:rsidDel="00F3775C">
          <w:rPr>
            <w:lang w:val="en-SG"/>
          </w:rPr>
          <w:delText xml:space="preserve">several </w:delText>
        </w:r>
      </w:del>
      <w:r w:rsidRPr="006954B5">
        <w:rPr>
          <w:lang w:val="en-SG"/>
        </w:rPr>
        <w:t>calculated fields:</w:t>
      </w:r>
    </w:p>
    <w:p w14:paraId="4E16C679" w14:textId="6CB6FA28" w:rsidR="00241890" w:rsidRPr="005450FB" w:rsidRDefault="00241890" w:rsidP="00915671">
      <w:pPr>
        <w:pStyle w:val="ListParagraph"/>
        <w:numPr>
          <w:ilvl w:val="0"/>
          <w:numId w:val="13"/>
        </w:numPr>
        <w:ind w:left="284" w:hanging="284"/>
        <w:jc w:val="both"/>
        <w:rPr>
          <w:rFonts w:cs="Arial"/>
          <w:szCs w:val="18"/>
          <w:lang w:val="en-SG"/>
        </w:rPr>
      </w:pPr>
      <w:r w:rsidRPr="005450FB">
        <w:rPr>
          <w:rFonts w:cs="Arial"/>
          <w:szCs w:val="18"/>
          <w:lang w:val="en-SG"/>
        </w:rPr>
        <w:t>Sum(Answers): For each research skill, for each response (Not At All Confident – Very Confident)</w:t>
      </w:r>
    </w:p>
    <w:p w14:paraId="5AC8F1F6" w14:textId="3B9DACF2" w:rsidR="00241890" w:rsidRPr="005450FB" w:rsidRDefault="00241890" w:rsidP="00915671">
      <w:pPr>
        <w:pStyle w:val="ListParagraph"/>
        <w:numPr>
          <w:ilvl w:val="0"/>
          <w:numId w:val="13"/>
        </w:numPr>
        <w:ind w:left="284" w:hanging="284"/>
        <w:jc w:val="both"/>
        <w:rPr>
          <w:rFonts w:cs="Arial"/>
          <w:szCs w:val="18"/>
          <w:lang w:val="en-SG"/>
        </w:rPr>
      </w:pPr>
      <w:r w:rsidRPr="005450FB">
        <w:rPr>
          <w:rFonts w:cs="Arial"/>
          <w:szCs w:val="18"/>
          <w:lang w:val="en-SG"/>
        </w:rPr>
        <w:t>Negative Scores:</w:t>
      </w:r>
      <w:r w:rsidR="00656C9F">
        <w:rPr>
          <w:rFonts w:cs="Arial"/>
          <w:szCs w:val="18"/>
          <w:lang w:val="en-SG"/>
        </w:rPr>
        <w:t xml:space="preserve"> </w:t>
      </w:r>
      <w:r w:rsidRPr="005450FB">
        <w:rPr>
          <w:rFonts w:cs="Arial"/>
          <w:szCs w:val="18"/>
          <w:lang w:val="en-SG"/>
        </w:rPr>
        <w:t xml:space="preserve">If the score was less than 3 (Not At All Confident and Slightly Confident), it </w:t>
      </w:r>
      <w:del w:id="237" w:author="Manisha GOYAL" w:date="2018-04-09T00:45:00Z">
        <w:r w:rsidRPr="005450FB" w:rsidDel="007F4A53">
          <w:rPr>
            <w:rFonts w:cs="Arial"/>
            <w:szCs w:val="18"/>
            <w:lang w:val="en-SG"/>
          </w:rPr>
          <w:delText>would be</w:delText>
        </w:r>
      </w:del>
      <w:ins w:id="238" w:author="Manisha GOYAL" w:date="2018-04-09T00:45:00Z">
        <w:r w:rsidR="007F4A53">
          <w:rPr>
            <w:rFonts w:cs="Arial"/>
            <w:szCs w:val="18"/>
            <w:lang w:val="en-SG"/>
          </w:rPr>
          <w:t>was</w:t>
        </w:r>
      </w:ins>
      <w:r w:rsidRPr="005450FB">
        <w:rPr>
          <w:rFonts w:cs="Arial"/>
          <w:szCs w:val="18"/>
          <w:lang w:val="en-SG"/>
        </w:rPr>
        <w:t xml:space="preserve"> considered a negative score, and if it was more than 3 (Confident and Very Confident) it </w:t>
      </w:r>
      <w:ins w:id="239" w:author="Manisha GOYAL" w:date="2018-04-09T00:45:00Z">
        <w:r w:rsidR="007F4A53">
          <w:rPr>
            <w:rFonts w:cs="Arial"/>
            <w:szCs w:val="18"/>
            <w:lang w:val="en-SG"/>
          </w:rPr>
          <w:t>was</w:t>
        </w:r>
        <w:r w:rsidR="007F4A53" w:rsidRPr="005450FB">
          <w:rPr>
            <w:rFonts w:cs="Arial"/>
            <w:szCs w:val="18"/>
            <w:lang w:val="en-SG"/>
          </w:rPr>
          <w:t xml:space="preserve"> considered a </w:t>
        </w:r>
        <w:r w:rsidR="007F4A53">
          <w:rPr>
            <w:rFonts w:cs="Arial"/>
            <w:szCs w:val="18"/>
            <w:lang w:val="en-SG"/>
          </w:rPr>
          <w:t>positive</w:t>
        </w:r>
        <w:r w:rsidR="007F4A53" w:rsidRPr="005450FB">
          <w:rPr>
            <w:rFonts w:cs="Arial"/>
            <w:szCs w:val="18"/>
            <w:lang w:val="en-SG"/>
          </w:rPr>
          <w:t xml:space="preserve"> score</w:t>
        </w:r>
      </w:ins>
      <w:del w:id="240" w:author="Manisha GOYAL" w:date="2018-04-09T00:45:00Z">
        <w:r w:rsidRPr="005450FB" w:rsidDel="007F4A53">
          <w:rPr>
            <w:rFonts w:cs="Arial"/>
            <w:szCs w:val="18"/>
            <w:lang w:val="en-SG"/>
          </w:rPr>
          <w:delText>would not</w:delText>
        </w:r>
      </w:del>
      <w:r w:rsidRPr="005450FB">
        <w:rPr>
          <w:rFonts w:cs="Arial"/>
          <w:szCs w:val="18"/>
          <w:lang w:val="en-SG"/>
        </w:rPr>
        <w:t xml:space="preserve">. For scores equal to 3 (Somewhat Confident), we split total responses in two – half would be considered negative while the other half </w:t>
      </w:r>
      <w:ins w:id="241" w:author="Manisha GOYAL" w:date="2018-04-09T00:45:00Z">
        <w:r w:rsidR="00256771" w:rsidRPr="005450FB">
          <w:rPr>
            <w:rFonts w:cs="Arial"/>
            <w:szCs w:val="18"/>
            <w:lang w:val="en-SG"/>
          </w:rPr>
          <w:t xml:space="preserve">would be considered </w:t>
        </w:r>
      </w:ins>
      <w:ins w:id="242" w:author="Manisha GOYAL" w:date="2018-04-09T00:46:00Z">
        <w:r w:rsidR="00256771">
          <w:rPr>
            <w:rFonts w:cs="Arial"/>
            <w:szCs w:val="18"/>
            <w:lang w:val="en-SG"/>
          </w:rPr>
          <w:t>positive</w:t>
        </w:r>
      </w:ins>
      <w:del w:id="243" w:author="Manisha GOYAL" w:date="2018-04-09T00:45:00Z">
        <w:r w:rsidRPr="005450FB" w:rsidDel="00256771">
          <w:rPr>
            <w:rFonts w:cs="Arial"/>
            <w:szCs w:val="18"/>
            <w:lang w:val="en-SG"/>
          </w:rPr>
          <w:delText>would not</w:delText>
        </w:r>
      </w:del>
      <w:r w:rsidRPr="005450FB">
        <w:rPr>
          <w:rFonts w:cs="Arial"/>
          <w:szCs w:val="18"/>
          <w:lang w:val="en-SG"/>
        </w:rPr>
        <w:t xml:space="preserve">. </w:t>
      </w:r>
      <w:del w:id="244" w:author="Manisha GOYAL" w:date="2018-04-09T00:46:00Z">
        <w:r w:rsidRPr="005450FB" w:rsidDel="009A274A">
          <w:rPr>
            <w:rFonts w:cs="Arial"/>
            <w:szCs w:val="18"/>
            <w:lang w:val="en-SG"/>
          </w:rPr>
          <w:delText>This was</w:delText>
        </w:r>
      </w:del>
      <w:ins w:id="245" w:author="Manisha GOYAL" w:date="2018-04-09T00:46:00Z">
        <w:r w:rsidR="009A274A">
          <w:rPr>
            <w:rFonts w:cs="Arial"/>
            <w:szCs w:val="18"/>
            <w:lang w:val="en-SG"/>
          </w:rPr>
          <w:t>We assumed a fair split</w:t>
        </w:r>
      </w:ins>
      <w:r w:rsidRPr="005450FB">
        <w:rPr>
          <w:rFonts w:cs="Arial"/>
          <w:szCs w:val="18"/>
          <w:lang w:val="en-SG"/>
        </w:rPr>
        <w:t xml:space="preserve"> because we cannot be sure </w:t>
      </w:r>
      <w:del w:id="246" w:author="Manisha GOYAL" w:date="2018-04-09T00:46:00Z">
        <w:r w:rsidRPr="005450FB" w:rsidDel="007D6E68">
          <w:rPr>
            <w:rFonts w:cs="Arial"/>
            <w:szCs w:val="18"/>
            <w:lang w:val="en-SG"/>
          </w:rPr>
          <w:delText>as to</w:delText>
        </w:r>
      </w:del>
      <w:ins w:id="247" w:author="Manisha GOYAL" w:date="2018-04-09T00:46:00Z">
        <w:r w:rsidR="007D6E68">
          <w:rPr>
            <w:rFonts w:cs="Arial"/>
            <w:szCs w:val="18"/>
            <w:lang w:val="en-SG"/>
          </w:rPr>
          <w:t>about</w:t>
        </w:r>
      </w:ins>
      <w:r w:rsidRPr="005450FB">
        <w:rPr>
          <w:rFonts w:cs="Arial"/>
          <w:szCs w:val="18"/>
          <w:lang w:val="en-SG"/>
        </w:rPr>
        <w:t xml:space="preserve"> the distribution of confidence within this response</w:t>
      </w:r>
      <w:del w:id="248" w:author="Manisha GOYAL" w:date="2018-04-09T00:46:00Z">
        <w:r w:rsidRPr="005450FB" w:rsidDel="009A274A">
          <w:rPr>
            <w:rFonts w:cs="Arial"/>
            <w:szCs w:val="18"/>
            <w:lang w:val="en-SG"/>
          </w:rPr>
          <w:delText>, so we assumed a fair split</w:delText>
        </w:r>
        <w:r w:rsidRPr="005450FB" w:rsidDel="00B2796F">
          <w:rPr>
            <w:rFonts w:cs="Arial"/>
            <w:szCs w:val="18"/>
            <w:lang w:val="en-SG"/>
          </w:rPr>
          <w:delText>.</w:delText>
        </w:r>
      </w:del>
    </w:p>
    <w:p w14:paraId="69F75AAF" w14:textId="10DF22C5" w:rsidR="00241890" w:rsidRPr="005450FB" w:rsidRDefault="00241890" w:rsidP="00915671">
      <w:pPr>
        <w:pStyle w:val="ListParagraph"/>
        <w:numPr>
          <w:ilvl w:val="0"/>
          <w:numId w:val="13"/>
        </w:numPr>
        <w:ind w:left="284" w:hanging="284"/>
        <w:jc w:val="both"/>
        <w:rPr>
          <w:rFonts w:cs="Arial"/>
          <w:szCs w:val="18"/>
          <w:lang w:val="en-SG"/>
        </w:rPr>
      </w:pPr>
      <w:r w:rsidRPr="005450FB">
        <w:rPr>
          <w:rFonts w:cs="Arial"/>
          <w:szCs w:val="18"/>
          <w:lang w:val="en-SG"/>
        </w:rPr>
        <w:t>Total Negative Scores: Total of the negative scores summed up across each skill category</w:t>
      </w:r>
    </w:p>
    <w:p w14:paraId="515ED021" w14:textId="5B459A3C" w:rsidR="00241890" w:rsidRPr="005450FB" w:rsidRDefault="00241890" w:rsidP="00915671">
      <w:pPr>
        <w:pStyle w:val="ListParagraph"/>
        <w:numPr>
          <w:ilvl w:val="0"/>
          <w:numId w:val="13"/>
        </w:numPr>
        <w:ind w:left="284" w:hanging="284"/>
        <w:jc w:val="both"/>
        <w:rPr>
          <w:rFonts w:cs="Arial"/>
          <w:szCs w:val="18"/>
          <w:lang w:val="en-SG"/>
        </w:rPr>
      </w:pPr>
      <w:r w:rsidRPr="005450FB">
        <w:rPr>
          <w:rFonts w:cs="Arial"/>
          <w:szCs w:val="18"/>
          <w:lang w:val="en-SG"/>
        </w:rPr>
        <w:t>Total Scores: Total of the responses for each skill category</w:t>
      </w:r>
    </w:p>
    <w:p w14:paraId="3D6352B0" w14:textId="23A0D504" w:rsidR="00241890" w:rsidRPr="005450FB" w:rsidRDefault="00241890" w:rsidP="00915671">
      <w:pPr>
        <w:pStyle w:val="ListParagraph"/>
        <w:numPr>
          <w:ilvl w:val="0"/>
          <w:numId w:val="13"/>
        </w:numPr>
        <w:ind w:left="284" w:hanging="284"/>
        <w:jc w:val="both"/>
        <w:rPr>
          <w:rFonts w:cs="Arial"/>
          <w:szCs w:val="18"/>
          <w:lang w:val="en-SG"/>
        </w:rPr>
      </w:pPr>
      <w:r w:rsidRPr="005450FB">
        <w:rPr>
          <w:rFonts w:cs="Arial"/>
          <w:szCs w:val="18"/>
          <w:lang w:val="en-SG"/>
        </w:rPr>
        <w:t>Gantt Start: Total Negative Scores divided by Total Scores. This would allow our visualisation to be offset from the y-axis depending on the responses</w:t>
      </w:r>
    </w:p>
    <w:p w14:paraId="2667F578" w14:textId="6C18C647" w:rsidR="00241890" w:rsidRPr="005450FB" w:rsidRDefault="00241890" w:rsidP="00915671">
      <w:pPr>
        <w:pStyle w:val="ListParagraph"/>
        <w:numPr>
          <w:ilvl w:val="0"/>
          <w:numId w:val="13"/>
        </w:numPr>
        <w:ind w:left="284" w:hanging="284"/>
        <w:jc w:val="both"/>
        <w:rPr>
          <w:rFonts w:cs="Arial"/>
          <w:szCs w:val="18"/>
          <w:lang w:val="en-SG"/>
        </w:rPr>
      </w:pPr>
      <w:r w:rsidRPr="005450FB">
        <w:rPr>
          <w:rFonts w:cs="Arial"/>
          <w:szCs w:val="18"/>
          <w:lang w:val="en-SG"/>
        </w:rPr>
        <w:t>Percent of Total Sizing: Sum of Number of Records divided by Total Scores. This would define the length of each response for each question</w:t>
      </w:r>
    </w:p>
    <w:p w14:paraId="79E09EC6" w14:textId="0D7B8B1B" w:rsidR="009E1B21" w:rsidRPr="005450FB" w:rsidRDefault="00241890" w:rsidP="00915671">
      <w:pPr>
        <w:pStyle w:val="ListParagraph"/>
        <w:numPr>
          <w:ilvl w:val="0"/>
          <w:numId w:val="13"/>
        </w:numPr>
        <w:ind w:left="284" w:hanging="284"/>
        <w:jc w:val="both"/>
        <w:rPr>
          <w:rFonts w:cs="Arial"/>
          <w:szCs w:val="18"/>
          <w:lang w:val="en-SG"/>
        </w:rPr>
      </w:pPr>
      <w:r w:rsidRPr="005450FB">
        <w:rPr>
          <w:rFonts w:cs="Arial"/>
          <w:szCs w:val="18"/>
          <w:lang w:val="en-SG"/>
        </w:rPr>
        <w:t>Gantt Percent: Indicates the Gantt lines to separate the different responses on the bar by colour</w:t>
      </w:r>
    </w:p>
    <w:p w14:paraId="393818BA" w14:textId="72A6247A" w:rsidR="009E1B21" w:rsidRPr="006954B5" w:rsidRDefault="0045279F" w:rsidP="006A6E5B">
      <w:pPr>
        <w:pStyle w:val="Heading2"/>
        <w:rPr>
          <w:color w:val="2F5496" w:themeColor="accent1" w:themeShade="BF"/>
          <w:sz w:val="21"/>
          <w:lang w:val="en-SG"/>
        </w:rPr>
      </w:pPr>
      <w:r>
        <w:rPr>
          <w:rFonts w:eastAsiaTheme="minorEastAsia"/>
        </w:rPr>
        <w:t>5</w:t>
      </w:r>
      <w:r w:rsidR="009E1B21" w:rsidRPr="006954B5">
        <w:rPr>
          <w:rFonts w:eastAsiaTheme="minorEastAsia"/>
        </w:rPr>
        <w:t>.</w:t>
      </w:r>
      <w:ins w:id="249" w:author="Manisha GOYAL" w:date="2018-04-09T01:08:00Z">
        <w:r w:rsidR="00A939C6">
          <w:rPr>
            <w:rFonts w:eastAsiaTheme="minorEastAsia"/>
          </w:rPr>
          <w:t>4</w:t>
        </w:r>
        <w:r w:rsidR="00A939C6" w:rsidRPr="006954B5">
          <w:rPr>
            <w:rFonts w:eastAsiaTheme="minorEastAsia"/>
          </w:rPr>
          <w:t xml:space="preserve"> </w:t>
        </w:r>
      </w:ins>
      <w:r w:rsidR="009E1B21" w:rsidRPr="006954B5">
        <w:rPr>
          <w:rFonts w:eastAsiaTheme="minorEastAsia"/>
        </w:rPr>
        <w:t>DATA PREPARATION FOR CHI</w:t>
      </w:r>
      <w:r w:rsidR="007F4986">
        <w:rPr>
          <w:rFonts w:eastAsiaTheme="minorEastAsia"/>
        </w:rPr>
        <w:t>-</w:t>
      </w:r>
      <w:r w:rsidR="009E1B21" w:rsidRPr="006954B5">
        <w:rPr>
          <w:rFonts w:eastAsiaTheme="minorEastAsia"/>
        </w:rPr>
        <w:t>SQUARE</w:t>
      </w:r>
      <w:r w:rsidR="000522B8">
        <w:rPr>
          <w:rFonts w:eastAsiaTheme="minorEastAsia"/>
        </w:rPr>
        <w:t>D</w:t>
      </w:r>
      <w:r w:rsidR="009E1B21" w:rsidRPr="006954B5">
        <w:rPr>
          <w:rFonts w:eastAsiaTheme="minorEastAsia"/>
        </w:rPr>
        <w:t xml:space="preserve"> TESTS</w:t>
      </w:r>
    </w:p>
    <w:p w14:paraId="3E422690" w14:textId="24633376" w:rsidR="00B422BB" w:rsidRPr="006954B5" w:rsidRDefault="00B422BB" w:rsidP="005450FB">
      <w:pPr>
        <w:rPr>
          <w:lang w:val="en-SG"/>
        </w:rPr>
      </w:pPr>
      <w:del w:id="250" w:author="Manisha GOYAL" w:date="2018-04-09T00:47:00Z">
        <w:r w:rsidRPr="006954B5" w:rsidDel="001E3047">
          <w:rPr>
            <w:lang w:val="en-SG"/>
          </w:rPr>
          <w:delText>In order to</w:delText>
        </w:r>
      </w:del>
      <w:ins w:id="251" w:author="Manisha GOYAL" w:date="2018-04-09T00:47:00Z">
        <w:r w:rsidR="001E3047">
          <w:rPr>
            <w:lang w:val="en-SG"/>
          </w:rPr>
          <w:t>To</w:t>
        </w:r>
      </w:ins>
      <w:r w:rsidRPr="006954B5">
        <w:rPr>
          <w:lang w:val="en-SG"/>
        </w:rPr>
        <w:t xml:space="preserve"> conduct the ch</w:t>
      </w:r>
      <w:r w:rsidR="000522B8">
        <w:rPr>
          <w:lang w:val="en-SG"/>
        </w:rPr>
        <w:t>i-</w:t>
      </w:r>
      <w:r w:rsidRPr="006954B5">
        <w:rPr>
          <w:lang w:val="en-SG"/>
        </w:rPr>
        <w:t>square</w:t>
      </w:r>
      <w:r w:rsidR="000522B8">
        <w:rPr>
          <w:lang w:val="en-SG"/>
        </w:rPr>
        <w:t>d</w:t>
      </w:r>
      <w:r w:rsidRPr="006954B5">
        <w:rPr>
          <w:lang w:val="en-SG"/>
        </w:rPr>
        <w:t xml:space="preserve"> tests, </w:t>
      </w:r>
      <w:del w:id="252" w:author="Microsoft Office User" w:date="2018-04-08T14:41:00Z">
        <w:r w:rsidRPr="006954B5" w:rsidDel="008D5B18">
          <w:rPr>
            <w:lang w:val="en-SG"/>
          </w:rPr>
          <w:delText>we had to treat the data differently. We</w:delText>
        </w:r>
      </w:del>
      <w:ins w:id="253" w:author="Microsoft Office User" w:date="2018-04-08T14:41:00Z">
        <w:r w:rsidR="008D5B18">
          <w:rPr>
            <w:lang w:val="en-SG"/>
          </w:rPr>
          <w:t>we</w:t>
        </w:r>
      </w:ins>
      <w:r w:rsidRPr="006954B5">
        <w:rPr>
          <w:lang w:val="en-SG"/>
        </w:rPr>
        <w:t xml:space="preserve"> </w:t>
      </w:r>
      <w:del w:id="254" w:author="Manisha GOYAL" w:date="2018-04-09T00:47:00Z">
        <w:r w:rsidRPr="006954B5" w:rsidDel="001E3047">
          <w:rPr>
            <w:lang w:val="en-SG"/>
          </w:rPr>
          <w:delText xml:space="preserve">had to </w:delText>
        </w:r>
      </w:del>
      <w:r w:rsidRPr="006954B5">
        <w:rPr>
          <w:lang w:val="en-SG"/>
        </w:rPr>
        <w:t xml:space="preserve">split the data into different skills. Within each skill we </w:t>
      </w:r>
      <w:del w:id="255" w:author="Manisha GOYAL" w:date="2018-04-09T00:47:00Z">
        <w:r w:rsidRPr="006954B5" w:rsidDel="001E3047">
          <w:rPr>
            <w:lang w:val="en-SG"/>
          </w:rPr>
          <w:delText>had to filter</w:delText>
        </w:r>
      </w:del>
      <w:ins w:id="256" w:author="Manisha GOYAL" w:date="2018-04-09T00:47:00Z">
        <w:r w:rsidR="001E3047">
          <w:rPr>
            <w:lang w:val="en-SG"/>
          </w:rPr>
          <w:t>filltered</w:t>
        </w:r>
      </w:ins>
      <w:r w:rsidRPr="006954B5">
        <w:rPr>
          <w:lang w:val="en-SG"/>
        </w:rPr>
        <w:t xml:space="preserve"> out all the students who had been trained before </w:t>
      </w:r>
      <w:ins w:id="257" w:author="Manisha GOYAL" w:date="2018-04-09T00:47:00Z">
        <w:r w:rsidR="001F14AC">
          <w:rPr>
            <w:lang w:val="en-SG"/>
          </w:rPr>
          <w:t xml:space="preserve">the </w:t>
        </w:r>
      </w:ins>
      <w:r w:rsidRPr="006954B5">
        <w:rPr>
          <w:lang w:val="en-SG"/>
        </w:rPr>
        <w:t xml:space="preserve">start of the </w:t>
      </w:r>
      <w:del w:id="258" w:author="Manisha GOYAL" w:date="2018-04-09T00:47:00Z">
        <w:r w:rsidRPr="006954B5" w:rsidDel="009E6AC0">
          <w:rPr>
            <w:lang w:val="en-SG"/>
          </w:rPr>
          <w:delText>academic year</w:delText>
        </w:r>
      </w:del>
      <w:ins w:id="259" w:author="Manisha GOYAL" w:date="2018-04-09T00:47:00Z">
        <w:r w:rsidR="009E6AC0">
          <w:rPr>
            <w:lang w:val="en-SG"/>
          </w:rPr>
          <w:t>semester</w:t>
        </w:r>
      </w:ins>
      <w:r w:rsidRPr="006954B5">
        <w:rPr>
          <w:lang w:val="en-SG"/>
        </w:rPr>
        <w:t xml:space="preserve"> and the ones who had not been trained even at the end of the </w:t>
      </w:r>
      <w:ins w:id="260" w:author="Manisha GOYAL" w:date="2018-04-09T00:47:00Z">
        <w:r w:rsidR="009E6AC0">
          <w:rPr>
            <w:lang w:val="en-SG"/>
          </w:rPr>
          <w:t>semester</w:t>
        </w:r>
      </w:ins>
      <w:del w:id="261" w:author="Manisha GOYAL" w:date="2018-04-09T00:47:00Z">
        <w:r w:rsidRPr="006954B5" w:rsidDel="009E6AC0">
          <w:rPr>
            <w:lang w:val="en-SG"/>
          </w:rPr>
          <w:delText>academic year</w:delText>
        </w:r>
      </w:del>
      <w:r w:rsidRPr="006954B5">
        <w:rPr>
          <w:lang w:val="en-SG"/>
        </w:rPr>
        <w:t xml:space="preserve">. This would help us understand the true difference in confidence that can be attributed to training </w:t>
      </w:r>
      <w:ins w:id="262" w:author="Manisha GOYAL" w:date="2018-04-06T13:59:00Z">
        <w:r w:rsidR="00D91197">
          <w:rPr>
            <w:lang w:val="en-SG"/>
          </w:rPr>
          <w:t xml:space="preserve">conducted during the semester </w:t>
        </w:r>
      </w:ins>
      <w:r w:rsidRPr="006954B5">
        <w:rPr>
          <w:lang w:val="en-SG"/>
        </w:rPr>
        <w:t>only.</w:t>
      </w:r>
      <w:del w:id="263" w:author="Manisha GOYAL" w:date="2018-04-06T13:58:00Z">
        <w:r w:rsidRPr="006954B5" w:rsidDel="003C0F55">
          <w:rPr>
            <w:lang w:val="en-SG"/>
          </w:rPr>
          <w:delText xml:space="preserve"> As such, our data set was as follows </w:delText>
        </w:r>
      </w:del>
    </w:p>
    <w:p w14:paraId="7F0FB830" w14:textId="297C2099" w:rsidR="00470ADF" w:rsidRDefault="0045279F" w:rsidP="006A6E5B">
      <w:pPr>
        <w:pStyle w:val="Heading2"/>
      </w:pPr>
      <w:r>
        <w:rPr>
          <w:rFonts w:eastAsiaTheme="minorEastAsia"/>
        </w:rPr>
        <w:t>5</w:t>
      </w:r>
      <w:r w:rsidR="00470ADF" w:rsidRPr="002A7C1E">
        <w:rPr>
          <w:rFonts w:eastAsiaTheme="minorEastAsia"/>
        </w:rPr>
        <w:t>.</w:t>
      </w:r>
      <w:ins w:id="264" w:author="Manisha GOYAL" w:date="2018-04-09T01:08:00Z">
        <w:r w:rsidR="00A939C6">
          <w:rPr>
            <w:rFonts w:eastAsiaTheme="minorEastAsia"/>
          </w:rPr>
          <w:t>5</w:t>
        </w:r>
        <w:r w:rsidR="00A939C6" w:rsidRPr="002A7C1E">
          <w:rPr>
            <w:rFonts w:eastAsiaTheme="minorEastAsia"/>
          </w:rPr>
          <w:t xml:space="preserve"> </w:t>
        </w:r>
      </w:ins>
      <w:r w:rsidR="00470ADF" w:rsidRPr="002A7C1E">
        <w:rPr>
          <w:rFonts w:eastAsiaTheme="minorEastAsia"/>
        </w:rPr>
        <w:t xml:space="preserve">DATA PREPARATION FOR </w:t>
      </w:r>
      <w:r w:rsidR="00470ADF">
        <w:rPr>
          <w:rFonts w:eastAsiaTheme="minorEastAsia"/>
        </w:rPr>
        <w:t>TEXT ANALYSIS</w:t>
      </w:r>
    </w:p>
    <w:p w14:paraId="7DB2A668" w14:textId="29BD100B" w:rsidR="00470ADF" w:rsidRPr="006954B5" w:rsidRDefault="00350351" w:rsidP="005450FB">
      <w:pPr>
        <w:rPr>
          <w:rFonts w:asciiTheme="minorHAnsi" w:hAnsiTheme="minorHAnsi"/>
        </w:rPr>
      </w:pPr>
      <w:r>
        <w:t xml:space="preserve">The post survey </w:t>
      </w:r>
      <w:del w:id="265" w:author="Manisha GOYAL" w:date="2018-04-09T00:48:00Z">
        <w:r w:rsidDel="00F521ED">
          <w:delText xml:space="preserve">also </w:delText>
        </w:r>
      </w:del>
      <w:r>
        <w:t>contains a column with the comments of the</w:t>
      </w:r>
      <w:r w:rsidR="00D6326F">
        <w:t xml:space="preserve"> resondents</w:t>
      </w:r>
      <w:r>
        <w:t xml:space="preserve">. </w:t>
      </w:r>
      <w:r w:rsidR="00F83668">
        <w:t>First, we removed all the comme</w:t>
      </w:r>
      <w:r w:rsidR="00CD2CC1">
        <w:t>nts that were either blank, or ‘n</w:t>
      </w:r>
      <w:r w:rsidR="00F83668">
        <w:t>il</w:t>
      </w:r>
      <w:r w:rsidR="00CD2CC1">
        <w:t>’</w:t>
      </w:r>
      <w:r w:rsidR="00F83668">
        <w:t xml:space="preserve">. </w:t>
      </w:r>
      <w:r w:rsidR="00CE59B2">
        <w:t>After that w</w:t>
      </w:r>
      <w:r>
        <w:t xml:space="preserve">e used VBA code to </w:t>
      </w:r>
      <w:r w:rsidR="00CD2CC1">
        <w:t>transform</w:t>
      </w:r>
      <w:r>
        <w:t xml:space="preserve"> the comments column into a two column sheet, one column for the unique words, and one with the frequency of each word. </w:t>
      </w:r>
      <w:r w:rsidR="00D6326F">
        <w:t>This data was used to conduct text analysis on the comm</w:t>
      </w:r>
      <w:r w:rsidR="002E3211">
        <w:t>ents to derive insights.</w:t>
      </w:r>
    </w:p>
    <w:p w14:paraId="0C8D132F" w14:textId="19DD6163" w:rsidR="00D66CDC" w:rsidRDefault="0045279F" w:rsidP="00062C6F">
      <w:pPr>
        <w:pStyle w:val="Heading1"/>
        <w:rPr>
          <w:rFonts w:eastAsiaTheme="minorEastAsia"/>
        </w:rPr>
      </w:pPr>
      <w:r>
        <w:rPr>
          <w:rFonts w:eastAsiaTheme="minorEastAsia"/>
        </w:rPr>
        <w:t>6</w:t>
      </w:r>
      <w:r w:rsidR="007C6865">
        <w:rPr>
          <w:rFonts w:eastAsiaTheme="minorEastAsia"/>
        </w:rPr>
        <w:t>.0</w:t>
      </w:r>
      <w:r w:rsidR="001E665D" w:rsidRPr="006954B5">
        <w:rPr>
          <w:rFonts w:eastAsiaTheme="minorEastAsia"/>
        </w:rPr>
        <w:t xml:space="preserve"> EXPLORATORY DATA ANALYSIS</w:t>
      </w:r>
    </w:p>
    <w:p w14:paraId="32CCBBAE" w14:textId="1AD35092" w:rsidR="007F5AF8" w:rsidRDefault="0045279F" w:rsidP="008B731C">
      <w:pPr>
        <w:pStyle w:val="Heading2"/>
        <w:rPr>
          <w:lang w:val="en-SG"/>
        </w:rPr>
      </w:pPr>
      <w:r>
        <w:rPr>
          <w:rFonts w:eastAsiaTheme="minorEastAsia"/>
        </w:rPr>
        <w:t>6</w:t>
      </w:r>
      <w:r w:rsidR="007F5AF8" w:rsidRPr="007F5AF8">
        <w:rPr>
          <w:rFonts w:eastAsiaTheme="minorEastAsia"/>
        </w:rPr>
        <w:t>.</w:t>
      </w:r>
      <w:r w:rsidR="00D76BB3">
        <w:t>1</w:t>
      </w:r>
      <w:r w:rsidR="007F5AF8" w:rsidRPr="007F5AF8">
        <w:rPr>
          <w:rFonts w:eastAsiaTheme="minorEastAsia"/>
        </w:rPr>
        <w:t xml:space="preserve"> </w:t>
      </w:r>
      <w:r w:rsidR="007F5AF8" w:rsidRPr="007F5AF8">
        <w:rPr>
          <w:lang w:val="en-SG"/>
        </w:rPr>
        <w:t>percentage of students who received training in library research skills</w:t>
      </w:r>
    </w:p>
    <w:tbl>
      <w:tblPr>
        <w:tblStyle w:val="TableGrid"/>
        <w:tblW w:w="9114" w:type="dxa"/>
        <w:tblCellMar>
          <w:top w:w="28" w:type="dxa"/>
          <w:bottom w:w="28" w:type="dxa"/>
        </w:tblCellMar>
        <w:tblLook w:val="01E0" w:firstRow="1" w:lastRow="1" w:firstColumn="1" w:lastColumn="1" w:noHBand="0" w:noVBand="0"/>
      </w:tblPr>
      <w:tblGrid>
        <w:gridCol w:w="3256"/>
        <w:gridCol w:w="2976"/>
        <w:gridCol w:w="2882"/>
      </w:tblGrid>
      <w:tr w:rsidR="00AE22B8" w14:paraId="4B7D7B1A" w14:textId="02F707F2" w:rsidTr="00197284">
        <w:tc>
          <w:tcPr>
            <w:tcW w:w="3256" w:type="dxa"/>
          </w:tcPr>
          <w:p w14:paraId="0EE1D7CE" w14:textId="79A79742" w:rsidR="00F952E8" w:rsidRPr="00EC7EC6" w:rsidRDefault="00F952E8" w:rsidP="00897DB1">
            <w:pPr>
              <w:rPr>
                <w:b/>
                <w:lang w:val="en-SG"/>
              </w:rPr>
            </w:pPr>
            <w:r w:rsidRPr="00EC7EC6">
              <w:rPr>
                <w:b/>
                <w:lang w:val="en-SG"/>
              </w:rPr>
              <w:t>Skilll</w:t>
            </w:r>
          </w:p>
        </w:tc>
        <w:tc>
          <w:tcPr>
            <w:tcW w:w="2976" w:type="dxa"/>
          </w:tcPr>
          <w:p w14:paraId="48464979" w14:textId="37C6B872" w:rsidR="00F952E8" w:rsidRPr="00EC7EC6" w:rsidRDefault="00F952E8" w:rsidP="00897DB1">
            <w:pPr>
              <w:rPr>
                <w:b/>
                <w:lang w:val="en-SG"/>
              </w:rPr>
            </w:pPr>
            <w:r>
              <w:rPr>
                <w:b/>
                <w:lang w:val="en-SG"/>
              </w:rPr>
              <w:t>Highest Majority</w:t>
            </w:r>
          </w:p>
        </w:tc>
        <w:tc>
          <w:tcPr>
            <w:tcW w:w="2882" w:type="dxa"/>
          </w:tcPr>
          <w:p w14:paraId="59F881F0" w14:textId="5F4240BF" w:rsidR="00F952E8" w:rsidRPr="00EC7EC6" w:rsidRDefault="00F952E8" w:rsidP="00897DB1">
            <w:pPr>
              <w:rPr>
                <w:b/>
                <w:lang w:val="en-SG"/>
              </w:rPr>
            </w:pPr>
            <w:r>
              <w:rPr>
                <w:b/>
                <w:lang w:val="en-SG"/>
              </w:rPr>
              <w:t>Lowest Majority</w:t>
            </w:r>
          </w:p>
        </w:tc>
      </w:tr>
      <w:tr w:rsidR="00AE22B8" w14:paraId="685C9933" w14:textId="2D9DC8C8" w:rsidTr="00197284">
        <w:tc>
          <w:tcPr>
            <w:tcW w:w="3256" w:type="dxa"/>
          </w:tcPr>
          <w:p w14:paraId="27E86D9D" w14:textId="200CB99A" w:rsidR="00F952E8" w:rsidRPr="005908E5" w:rsidRDefault="00F952E8" w:rsidP="00197284">
            <w:pPr>
              <w:rPr>
                <w:sz w:val="16"/>
                <w:szCs w:val="16"/>
                <w:lang w:val="en-SG"/>
              </w:rPr>
            </w:pPr>
            <w:r w:rsidRPr="005908E5">
              <w:rPr>
                <w:sz w:val="16"/>
                <w:szCs w:val="16"/>
                <w:lang w:val="en-SG"/>
              </w:rPr>
              <w:t>Citing References</w:t>
            </w:r>
          </w:p>
        </w:tc>
        <w:tc>
          <w:tcPr>
            <w:tcW w:w="2976" w:type="dxa"/>
          </w:tcPr>
          <w:p w14:paraId="19BC502D" w14:textId="2B51829E" w:rsidR="00F952E8" w:rsidRPr="005908E5" w:rsidRDefault="00F952E8" w:rsidP="00197284">
            <w:pPr>
              <w:rPr>
                <w:sz w:val="16"/>
                <w:szCs w:val="16"/>
                <w:lang w:val="en-SG"/>
              </w:rPr>
            </w:pPr>
            <w:r w:rsidRPr="005908E5">
              <w:rPr>
                <w:sz w:val="16"/>
                <w:szCs w:val="16"/>
                <w:lang w:val="en-SG"/>
              </w:rPr>
              <w:t xml:space="preserve">SOSS students (78.05%) </w:t>
            </w:r>
          </w:p>
        </w:tc>
        <w:tc>
          <w:tcPr>
            <w:tcW w:w="2882" w:type="dxa"/>
          </w:tcPr>
          <w:p w14:paraId="192C5D0D" w14:textId="441BD7CA" w:rsidR="00F952E8" w:rsidRPr="005908E5" w:rsidRDefault="00F952E8" w:rsidP="00197284">
            <w:pPr>
              <w:rPr>
                <w:sz w:val="16"/>
                <w:szCs w:val="16"/>
                <w:lang w:val="en-SG"/>
              </w:rPr>
            </w:pPr>
            <w:r w:rsidRPr="005908E5">
              <w:rPr>
                <w:sz w:val="16"/>
                <w:szCs w:val="16"/>
                <w:lang w:val="en-SG"/>
              </w:rPr>
              <w:t>SOL students (54.84%)</w:t>
            </w:r>
          </w:p>
        </w:tc>
      </w:tr>
      <w:tr w:rsidR="00AE22B8" w14:paraId="0BFCAC17" w14:textId="55FA7EA2" w:rsidTr="00197284">
        <w:tc>
          <w:tcPr>
            <w:tcW w:w="3256" w:type="dxa"/>
          </w:tcPr>
          <w:p w14:paraId="436E24FA" w14:textId="5A18F773" w:rsidR="00F952E8" w:rsidRPr="00612F7D" w:rsidRDefault="00F952E8" w:rsidP="00197284">
            <w:pPr>
              <w:rPr>
                <w:sz w:val="16"/>
                <w:szCs w:val="16"/>
                <w:lang w:val="en-SG"/>
              </w:rPr>
            </w:pPr>
            <w:r w:rsidRPr="00612F7D">
              <w:rPr>
                <w:sz w:val="16"/>
                <w:szCs w:val="16"/>
                <w:lang w:val="en-SG"/>
              </w:rPr>
              <w:t>Creating Reference Lists</w:t>
            </w:r>
          </w:p>
        </w:tc>
        <w:tc>
          <w:tcPr>
            <w:tcW w:w="2976" w:type="dxa"/>
          </w:tcPr>
          <w:p w14:paraId="0F535BFD" w14:textId="1B354189" w:rsidR="00F952E8" w:rsidRPr="00612F7D" w:rsidRDefault="00F952E8" w:rsidP="00197284">
            <w:pPr>
              <w:rPr>
                <w:sz w:val="16"/>
                <w:szCs w:val="16"/>
                <w:lang w:val="en-SG"/>
              </w:rPr>
            </w:pPr>
            <w:r w:rsidRPr="00612F7D">
              <w:rPr>
                <w:sz w:val="16"/>
                <w:szCs w:val="16"/>
                <w:lang w:val="en-SG"/>
              </w:rPr>
              <w:t xml:space="preserve">SOSS students (68.29%) </w:t>
            </w:r>
          </w:p>
        </w:tc>
        <w:tc>
          <w:tcPr>
            <w:tcW w:w="2882" w:type="dxa"/>
          </w:tcPr>
          <w:p w14:paraId="05D8EE90" w14:textId="2DF28325" w:rsidR="00F952E8" w:rsidRPr="00612F7D" w:rsidRDefault="00F952E8" w:rsidP="00197284">
            <w:pPr>
              <w:rPr>
                <w:sz w:val="16"/>
                <w:szCs w:val="16"/>
                <w:lang w:val="en-SG"/>
              </w:rPr>
            </w:pPr>
            <w:r w:rsidRPr="00612F7D">
              <w:rPr>
                <w:sz w:val="16"/>
                <w:szCs w:val="16"/>
                <w:lang w:val="en-SG"/>
              </w:rPr>
              <w:t>43.33% of SIS students</w:t>
            </w:r>
          </w:p>
        </w:tc>
      </w:tr>
      <w:tr w:rsidR="00AE22B8" w14:paraId="7E5862EA" w14:textId="6E44B864" w:rsidTr="00197284">
        <w:tc>
          <w:tcPr>
            <w:tcW w:w="3256" w:type="dxa"/>
          </w:tcPr>
          <w:p w14:paraId="7762A427" w14:textId="20FC2324" w:rsidR="00F952E8" w:rsidRPr="00612F7D" w:rsidRDefault="00F952E8" w:rsidP="00197284">
            <w:pPr>
              <w:rPr>
                <w:sz w:val="16"/>
                <w:szCs w:val="16"/>
                <w:lang w:val="en-SG"/>
              </w:rPr>
            </w:pPr>
            <w:r w:rsidRPr="00612F7D">
              <w:rPr>
                <w:sz w:val="16"/>
                <w:szCs w:val="16"/>
                <w:lang w:val="en-SG"/>
              </w:rPr>
              <w:t>Searching the Internet using Google</w:t>
            </w:r>
          </w:p>
        </w:tc>
        <w:tc>
          <w:tcPr>
            <w:tcW w:w="2976" w:type="dxa"/>
          </w:tcPr>
          <w:p w14:paraId="2531B0CD" w14:textId="63BFFC30" w:rsidR="00F952E8" w:rsidRPr="00612F7D" w:rsidRDefault="00F952E8" w:rsidP="00197284">
            <w:pPr>
              <w:rPr>
                <w:sz w:val="16"/>
                <w:szCs w:val="16"/>
                <w:lang w:val="en-SG"/>
              </w:rPr>
            </w:pPr>
            <w:r w:rsidRPr="00612F7D">
              <w:rPr>
                <w:sz w:val="16"/>
                <w:szCs w:val="16"/>
                <w:lang w:val="en-SG"/>
              </w:rPr>
              <w:t xml:space="preserve">SIS freshmen (76.67%) </w:t>
            </w:r>
          </w:p>
        </w:tc>
        <w:tc>
          <w:tcPr>
            <w:tcW w:w="2882" w:type="dxa"/>
          </w:tcPr>
          <w:p w14:paraId="5D62C95D" w14:textId="4E2D5194" w:rsidR="00F952E8" w:rsidRPr="00612F7D" w:rsidRDefault="00F952E8" w:rsidP="00197284">
            <w:pPr>
              <w:rPr>
                <w:sz w:val="16"/>
                <w:szCs w:val="16"/>
                <w:lang w:val="en-SG"/>
              </w:rPr>
            </w:pPr>
            <w:r w:rsidRPr="00612F7D">
              <w:rPr>
                <w:sz w:val="16"/>
                <w:szCs w:val="16"/>
                <w:lang w:val="en-SG"/>
              </w:rPr>
              <w:t>58.06% of SOL students</w:t>
            </w:r>
          </w:p>
        </w:tc>
      </w:tr>
      <w:tr w:rsidR="00AE22B8" w14:paraId="6A0ACC4A" w14:textId="31D3EA80" w:rsidTr="00197284">
        <w:tc>
          <w:tcPr>
            <w:tcW w:w="3256" w:type="dxa"/>
          </w:tcPr>
          <w:p w14:paraId="1FD79EED" w14:textId="0A32E0DD" w:rsidR="00F952E8" w:rsidRPr="00612F7D" w:rsidRDefault="00F952E8" w:rsidP="00197284">
            <w:pPr>
              <w:rPr>
                <w:sz w:val="16"/>
                <w:szCs w:val="16"/>
                <w:lang w:val="en-SG"/>
              </w:rPr>
            </w:pPr>
            <w:r w:rsidRPr="00612F7D">
              <w:rPr>
                <w:sz w:val="16"/>
                <w:szCs w:val="16"/>
                <w:lang w:val="en-SG"/>
              </w:rPr>
              <w:t>Searching using Keywords</w:t>
            </w:r>
          </w:p>
        </w:tc>
        <w:tc>
          <w:tcPr>
            <w:tcW w:w="2976" w:type="dxa"/>
          </w:tcPr>
          <w:p w14:paraId="35C1E213" w14:textId="0D01F9EE" w:rsidR="00F952E8" w:rsidRPr="00612F7D" w:rsidRDefault="00F952E8" w:rsidP="00197284">
            <w:pPr>
              <w:rPr>
                <w:sz w:val="16"/>
                <w:szCs w:val="16"/>
                <w:lang w:val="en-SG"/>
              </w:rPr>
            </w:pPr>
            <w:r w:rsidRPr="00612F7D">
              <w:rPr>
                <w:sz w:val="16"/>
                <w:szCs w:val="16"/>
                <w:lang w:val="en-SG"/>
              </w:rPr>
              <w:t>SIS freshmen (83.33%)</w:t>
            </w:r>
          </w:p>
        </w:tc>
        <w:tc>
          <w:tcPr>
            <w:tcW w:w="2882" w:type="dxa"/>
          </w:tcPr>
          <w:p w14:paraId="29D7F1B0" w14:textId="33AB7ECF" w:rsidR="00F952E8" w:rsidRPr="00612F7D" w:rsidRDefault="00F952E8" w:rsidP="00197284">
            <w:pPr>
              <w:rPr>
                <w:sz w:val="16"/>
                <w:szCs w:val="16"/>
                <w:lang w:val="en-SG"/>
              </w:rPr>
            </w:pPr>
            <w:r w:rsidRPr="00612F7D">
              <w:rPr>
                <w:sz w:val="16"/>
                <w:szCs w:val="16"/>
                <w:lang w:val="en-SG"/>
              </w:rPr>
              <w:t>57.89% of SOE students</w:t>
            </w:r>
          </w:p>
        </w:tc>
      </w:tr>
      <w:tr w:rsidR="00AE22B8" w14:paraId="2A80DBC1" w14:textId="5C5FC7D3" w:rsidTr="00197284">
        <w:tc>
          <w:tcPr>
            <w:tcW w:w="3256" w:type="dxa"/>
          </w:tcPr>
          <w:p w14:paraId="3B4C2779" w14:textId="20392173" w:rsidR="00F952E8" w:rsidRPr="00612F7D" w:rsidRDefault="00F952E8" w:rsidP="00197284">
            <w:pPr>
              <w:rPr>
                <w:sz w:val="16"/>
                <w:szCs w:val="16"/>
                <w:lang w:val="en-SG"/>
              </w:rPr>
            </w:pPr>
            <w:r w:rsidRPr="00612F7D">
              <w:rPr>
                <w:sz w:val="16"/>
                <w:szCs w:val="16"/>
                <w:lang w:val="en-SG"/>
              </w:rPr>
              <w:t>Evaluating Information</w:t>
            </w:r>
          </w:p>
        </w:tc>
        <w:tc>
          <w:tcPr>
            <w:tcW w:w="2976" w:type="dxa"/>
          </w:tcPr>
          <w:p w14:paraId="6D27CA18" w14:textId="6DF00537" w:rsidR="00F952E8" w:rsidRPr="00612F7D" w:rsidRDefault="00F952E8" w:rsidP="00197284">
            <w:pPr>
              <w:rPr>
                <w:sz w:val="16"/>
                <w:szCs w:val="16"/>
                <w:lang w:val="en-SG"/>
              </w:rPr>
            </w:pPr>
            <w:r w:rsidRPr="00612F7D">
              <w:rPr>
                <w:sz w:val="16"/>
                <w:szCs w:val="16"/>
                <w:lang w:val="en-SG"/>
              </w:rPr>
              <w:t xml:space="preserve">SIS freshmen (70%) </w:t>
            </w:r>
          </w:p>
        </w:tc>
        <w:tc>
          <w:tcPr>
            <w:tcW w:w="2882" w:type="dxa"/>
          </w:tcPr>
          <w:p w14:paraId="6181D027" w14:textId="36C0DF2B" w:rsidR="00F952E8" w:rsidRPr="00612F7D" w:rsidRDefault="00F952E8" w:rsidP="00197284">
            <w:pPr>
              <w:rPr>
                <w:sz w:val="16"/>
                <w:szCs w:val="16"/>
                <w:lang w:val="en-SG"/>
              </w:rPr>
            </w:pPr>
            <w:r w:rsidRPr="00612F7D">
              <w:rPr>
                <w:sz w:val="16"/>
                <w:szCs w:val="16"/>
                <w:lang w:val="en-SG"/>
              </w:rPr>
              <w:t>38.71% of SOL students</w:t>
            </w:r>
          </w:p>
        </w:tc>
      </w:tr>
      <w:tr w:rsidR="00AE22B8" w14:paraId="6A047411" w14:textId="4C1B5497" w:rsidTr="00197284">
        <w:tc>
          <w:tcPr>
            <w:tcW w:w="3256" w:type="dxa"/>
          </w:tcPr>
          <w:p w14:paraId="2C7B3748" w14:textId="7C0A999A" w:rsidR="00F952E8" w:rsidRPr="00612F7D" w:rsidRDefault="00F952E8" w:rsidP="00197284">
            <w:pPr>
              <w:rPr>
                <w:sz w:val="16"/>
                <w:szCs w:val="16"/>
                <w:lang w:val="en-SG"/>
              </w:rPr>
            </w:pPr>
            <w:r w:rsidRPr="00612F7D">
              <w:rPr>
                <w:sz w:val="16"/>
                <w:szCs w:val="16"/>
                <w:lang w:val="en-SG"/>
              </w:rPr>
              <w:t>Scoping your Topic</w:t>
            </w:r>
          </w:p>
        </w:tc>
        <w:tc>
          <w:tcPr>
            <w:tcW w:w="2976" w:type="dxa"/>
          </w:tcPr>
          <w:p w14:paraId="618297BF" w14:textId="545EA6DC" w:rsidR="00F952E8" w:rsidRPr="00612F7D" w:rsidRDefault="00F952E8" w:rsidP="00197284">
            <w:pPr>
              <w:rPr>
                <w:sz w:val="16"/>
                <w:szCs w:val="16"/>
                <w:lang w:val="en-SG"/>
              </w:rPr>
            </w:pPr>
            <w:r w:rsidRPr="00612F7D">
              <w:rPr>
                <w:sz w:val="16"/>
                <w:szCs w:val="16"/>
                <w:lang w:val="en-SG"/>
              </w:rPr>
              <w:t xml:space="preserve">SOA freshmen (70%) </w:t>
            </w:r>
          </w:p>
        </w:tc>
        <w:tc>
          <w:tcPr>
            <w:tcW w:w="2882" w:type="dxa"/>
          </w:tcPr>
          <w:p w14:paraId="4F88F853" w14:textId="041476FE" w:rsidR="00F952E8" w:rsidRPr="00612F7D" w:rsidRDefault="00F952E8" w:rsidP="00197284">
            <w:pPr>
              <w:rPr>
                <w:sz w:val="16"/>
                <w:szCs w:val="16"/>
                <w:lang w:val="en-SG"/>
              </w:rPr>
            </w:pPr>
            <w:r w:rsidRPr="00612F7D">
              <w:rPr>
                <w:sz w:val="16"/>
                <w:szCs w:val="16"/>
                <w:lang w:val="en-SG"/>
              </w:rPr>
              <w:t>48.39% of SOL students</w:t>
            </w:r>
          </w:p>
        </w:tc>
      </w:tr>
      <w:tr w:rsidR="00AE22B8" w14:paraId="0105F3E0" w14:textId="54AB6F54" w:rsidTr="00197284">
        <w:tc>
          <w:tcPr>
            <w:tcW w:w="3256" w:type="dxa"/>
          </w:tcPr>
          <w:p w14:paraId="47E5AFC7" w14:textId="34FE788E" w:rsidR="00F952E8" w:rsidRPr="00612F7D" w:rsidRDefault="00F952E8" w:rsidP="00197284">
            <w:pPr>
              <w:rPr>
                <w:sz w:val="16"/>
                <w:szCs w:val="16"/>
                <w:lang w:val="en-SG"/>
              </w:rPr>
            </w:pPr>
            <w:r w:rsidRPr="00612F7D">
              <w:rPr>
                <w:sz w:val="16"/>
                <w:szCs w:val="16"/>
                <w:lang w:val="en-SG"/>
              </w:rPr>
              <w:t>Searching using Library Online Databases</w:t>
            </w:r>
          </w:p>
        </w:tc>
        <w:tc>
          <w:tcPr>
            <w:tcW w:w="2976" w:type="dxa"/>
          </w:tcPr>
          <w:p w14:paraId="678F56E8" w14:textId="40BBED20" w:rsidR="00F952E8" w:rsidRPr="00612F7D" w:rsidRDefault="00F952E8" w:rsidP="00197284">
            <w:pPr>
              <w:rPr>
                <w:sz w:val="16"/>
                <w:szCs w:val="16"/>
                <w:lang w:val="en-SG"/>
              </w:rPr>
            </w:pPr>
            <w:r w:rsidRPr="00612F7D">
              <w:rPr>
                <w:sz w:val="16"/>
                <w:szCs w:val="16"/>
                <w:lang w:val="en-SG"/>
              </w:rPr>
              <w:t>SIS freshmen (83.33%)</w:t>
            </w:r>
          </w:p>
        </w:tc>
        <w:tc>
          <w:tcPr>
            <w:tcW w:w="2882" w:type="dxa"/>
          </w:tcPr>
          <w:p w14:paraId="4FDAC7ED" w14:textId="2BE50583" w:rsidR="00F952E8" w:rsidRPr="00612F7D" w:rsidRDefault="00F952E8" w:rsidP="006A6E5B">
            <w:pPr>
              <w:keepNext/>
              <w:rPr>
                <w:sz w:val="16"/>
                <w:szCs w:val="16"/>
                <w:lang w:val="en-SG"/>
              </w:rPr>
            </w:pPr>
            <w:r w:rsidRPr="00612F7D">
              <w:rPr>
                <w:sz w:val="16"/>
                <w:szCs w:val="16"/>
                <w:lang w:val="en-SG"/>
              </w:rPr>
              <w:t>50% of SOE students</w:t>
            </w:r>
          </w:p>
        </w:tc>
      </w:tr>
    </w:tbl>
    <w:p w14:paraId="3D38021E" w14:textId="7C2DF402" w:rsidR="00E81C02" w:rsidRDefault="00A939C6" w:rsidP="006A6E5B">
      <w:pPr>
        <w:pStyle w:val="Caption"/>
        <w:rPr>
          <w:b w:val="0"/>
          <w:sz w:val="20"/>
          <w:szCs w:val="20"/>
        </w:rPr>
      </w:pPr>
      <w:r>
        <w:t xml:space="preserve">Table </w:t>
      </w:r>
      <w:r>
        <w:fldChar w:fldCharType="begin"/>
      </w:r>
      <w:r>
        <w:instrText xml:space="preserve"> SEQ Table \* ARABIC </w:instrText>
      </w:r>
      <w:r>
        <w:fldChar w:fldCharType="separate"/>
      </w:r>
      <w:r w:rsidR="003C1460">
        <w:t>2</w:t>
      </w:r>
      <w:r>
        <w:fldChar w:fldCharType="end"/>
      </w:r>
      <w:r>
        <w:t>. Percentage of students trained</w:t>
      </w:r>
    </w:p>
    <w:p w14:paraId="17BEBD7B" w14:textId="19BD5193" w:rsidR="00E81C02" w:rsidRDefault="00E81C02" w:rsidP="00001AAF">
      <w:pPr>
        <w:rPr>
          <w:ins w:id="266" w:author="Microsoft Office User" w:date="2018-04-08T23:17:00Z"/>
          <w:b/>
          <w:sz w:val="20"/>
          <w:szCs w:val="20"/>
        </w:rPr>
      </w:pPr>
      <w:r w:rsidRPr="008B731C">
        <w:t xml:space="preserve">The resultant </w:t>
      </w:r>
      <w:r w:rsidR="008C06A7" w:rsidRPr="008B731C">
        <w:t xml:space="preserve">vertical </w:t>
      </w:r>
      <w:r w:rsidRPr="008B731C">
        <w:t xml:space="preserve">bar graphs are attached in Appendix </w:t>
      </w:r>
      <w:r w:rsidR="00EC7EC6" w:rsidRPr="008B731C">
        <w:t>A</w:t>
      </w:r>
      <w:ins w:id="267" w:author="Microsoft Office User" w:date="2018-04-08T23:17:00Z">
        <w:r w:rsidRPr="008B731C">
          <w:t>.</w:t>
        </w:r>
      </w:ins>
    </w:p>
    <w:p w14:paraId="712A4508" w14:textId="77777777" w:rsidR="009C05B1" w:rsidRDefault="009C05B1">
      <w:pPr>
        <w:spacing w:after="160" w:line="259" w:lineRule="auto"/>
        <w:rPr>
          <w:ins w:id="268" w:author="Manisha GOYAL" w:date="2018-04-09T01:51:00Z"/>
          <w:rFonts w:eastAsiaTheme="majorEastAsia" w:cstheme="majorBidi"/>
          <w:b/>
          <w:caps/>
          <w:color w:val="000000" w:themeColor="text1"/>
          <w:sz w:val="20"/>
          <w:szCs w:val="26"/>
        </w:rPr>
      </w:pPr>
      <w:ins w:id="269" w:author="Manisha GOYAL" w:date="2018-04-09T01:51:00Z">
        <w:r>
          <w:br w:type="page"/>
        </w:r>
      </w:ins>
    </w:p>
    <w:p w14:paraId="19DF21E4" w14:textId="206F8411" w:rsidR="007C6865" w:rsidRDefault="0045279F" w:rsidP="009C069C">
      <w:pPr>
        <w:pStyle w:val="Heading2"/>
        <w:rPr>
          <w:lang w:val="en-SG"/>
        </w:rPr>
      </w:pPr>
      <w:r>
        <w:lastRenderedPageBreak/>
        <w:t>6</w:t>
      </w:r>
      <w:r w:rsidR="007C6865" w:rsidRPr="00BE14D1">
        <w:t>.</w:t>
      </w:r>
      <w:r w:rsidR="00C3227D">
        <w:t xml:space="preserve">2 </w:t>
      </w:r>
      <w:r w:rsidR="007C6865">
        <w:t>EFFECT OF TRAINING ON CONFIDENCE LEVELS</w:t>
      </w:r>
    </w:p>
    <w:p w14:paraId="48453342" w14:textId="408A5449" w:rsidR="001C7BA8" w:rsidRDefault="00F54DF9" w:rsidP="000551AE">
      <w:pPr>
        <w:rPr>
          <w:ins w:id="270" w:author="Manisha GOYAL" w:date="2018-04-09T01:52:00Z"/>
          <w:lang w:val="en-SG"/>
        </w:rPr>
      </w:pPr>
      <w:r w:rsidRPr="00A74838">
        <w:rPr>
          <w:lang w:val="en-SG"/>
        </w:rPr>
        <w:t>C</w:t>
      </w:r>
      <w:r w:rsidR="00D66CDC" w:rsidRPr="00A74838">
        <w:rPr>
          <w:lang w:val="en-SG"/>
        </w:rPr>
        <w:t xml:space="preserve">onfidence level of SMU students </w:t>
      </w:r>
      <w:r w:rsidR="001C7BA8" w:rsidRPr="00A74838">
        <w:rPr>
          <w:lang w:val="en-SG"/>
        </w:rPr>
        <w:t xml:space="preserve">who did not receive any </w:t>
      </w:r>
      <w:r w:rsidR="004A6208" w:rsidRPr="00A74838">
        <w:rPr>
          <w:lang w:val="en-SG"/>
        </w:rPr>
        <w:t>training</w:t>
      </w:r>
      <w:r w:rsidR="001C7BA8" w:rsidRPr="00A74838">
        <w:rPr>
          <w:lang w:val="en-SG"/>
        </w:rPr>
        <w:t xml:space="preserve"> </w:t>
      </w:r>
      <w:r w:rsidR="00D66CDC" w:rsidRPr="00A74838">
        <w:rPr>
          <w:lang w:val="en-SG"/>
        </w:rPr>
        <w:t xml:space="preserve">in conducting </w:t>
      </w:r>
      <w:r w:rsidR="006B07A0" w:rsidRPr="00A74838">
        <w:rPr>
          <w:lang w:val="en-SG"/>
        </w:rPr>
        <w:t xml:space="preserve">overall </w:t>
      </w:r>
      <w:r w:rsidRPr="00A74838">
        <w:rPr>
          <w:lang w:val="en-SG"/>
        </w:rPr>
        <w:t>library research tasks</w:t>
      </w:r>
      <w:r w:rsidR="000551AE">
        <w:rPr>
          <w:lang w:val="en-SG"/>
        </w:rPr>
        <w:t>:</w:t>
      </w:r>
    </w:p>
    <w:p w14:paraId="53C544D4" w14:textId="77777777" w:rsidR="006F1CC5" w:rsidRPr="006954B5" w:rsidRDefault="006F1CC5" w:rsidP="000551AE">
      <w:pPr>
        <w:rPr>
          <w:rFonts w:cs="Arial"/>
          <w:sz w:val="20"/>
          <w:szCs w:val="20"/>
          <w:lang w:val="en-SG"/>
        </w:rPr>
      </w:pPr>
    </w:p>
    <w:p w14:paraId="5911F306" w14:textId="77777777" w:rsidR="008E582F" w:rsidRDefault="00E83ED0" w:rsidP="008E582F">
      <w:pPr>
        <w:keepNext/>
        <w:spacing w:line="360" w:lineRule="auto"/>
        <w:rPr>
          <w:ins w:id="271" w:author="Manisha GOYAL" w:date="2018-04-09T01:59:00Z"/>
        </w:rPr>
      </w:pPr>
      <w:r w:rsidRPr="006954B5">
        <w:rPr>
          <w:rFonts w:eastAsiaTheme="majorEastAsia" w:cs="Arial"/>
          <w:color w:val="2F5496" w:themeColor="accent1" w:themeShade="BF"/>
          <w:sz w:val="20"/>
          <w:szCs w:val="20"/>
          <w:lang w:val="en-GB" w:eastAsia="en-GB"/>
        </w:rPr>
        <w:drawing>
          <wp:inline distT="0" distB="0" distL="0" distR="0" wp14:anchorId="51B47F91" wp14:editId="4DB89A0F">
            <wp:extent cx="4966590" cy="3522980"/>
            <wp:effectExtent l="25400" t="25400" r="37465" b="33020"/>
            <wp:docPr id="6" name="Picture 6" descr="../Google%20Drive/SMU/Coursework/Year%204/Semester%202/Analytics%20Practicum/Graphs/Screen%20Shot%202018-03-29%20at%208.57.4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20Drive/SMU/Coursework/Year%204/Semester%202/Analytics%20Practicum/Graphs/Screen%20Shot%202018-03-29%20at%208.57.40%20PM.p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763"/>
                    <a:stretch/>
                  </pic:blipFill>
                  <pic:spPr bwMode="auto">
                    <a:xfrm>
                      <a:off x="0" y="0"/>
                      <a:ext cx="4981278" cy="35333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7EF9648" w14:textId="16C11FF9" w:rsidR="00FA079C" w:rsidRDefault="008E582F" w:rsidP="008E582F">
      <w:pPr>
        <w:pStyle w:val="Caption"/>
      </w:pPr>
      <w:ins w:id="272" w:author="Manisha GOYAL" w:date="2018-04-09T01:59:00Z">
        <w:r>
          <w:t xml:space="preserve">Figure </w:t>
        </w:r>
        <w:r>
          <w:fldChar w:fldCharType="begin"/>
        </w:r>
        <w:r>
          <w:instrText xml:space="preserve"> SEQ Figure \* ARABIC </w:instrText>
        </w:r>
      </w:ins>
      <w:r>
        <w:fldChar w:fldCharType="separate"/>
      </w:r>
      <w:ins w:id="273" w:author="Manisha GOYAL" w:date="2018-04-09T02:09:00Z">
        <w:r w:rsidR="00657C8C">
          <w:t>1</w:t>
        </w:r>
      </w:ins>
      <w:ins w:id="274" w:author="Manisha GOYAL" w:date="2018-04-09T01:59:00Z">
        <w:r>
          <w:fldChar w:fldCharType="end"/>
        </w:r>
        <w:r>
          <w:t xml:space="preserve">. </w:t>
        </w:r>
        <w:r w:rsidRPr="000E097B">
          <w:t>Pre-Confidence of library research tasks without training</w:t>
        </w:r>
      </w:ins>
    </w:p>
    <w:p w14:paraId="40F659BA" w14:textId="77777777" w:rsidR="008E582F" w:rsidRDefault="00F20C54" w:rsidP="008E582F">
      <w:pPr>
        <w:keepNext/>
        <w:spacing w:line="360" w:lineRule="auto"/>
        <w:rPr>
          <w:ins w:id="275" w:author="Manisha GOYAL" w:date="2018-04-09T01:59:00Z"/>
        </w:rPr>
      </w:pPr>
      <w:r w:rsidRPr="006954B5">
        <w:rPr>
          <w:rFonts w:eastAsiaTheme="majorEastAsia" w:cs="Arial"/>
          <w:color w:val="2F5496" w:themeColor="accent1" w:themeShade="BF"/>
          <w:sz w:val="20"/>
          <w:szCs w:val="20"/>
          <w:lang w:val="en-GB" w:eastAsia="en-GB"/>
        </w:rPr>
        <w:drawing>
          <wp:inline distT="0" distB="0" distL="0" distR="0" wp14:anchorId="20F2A4BD" wp14:editId="6FC7CCF2">
            <wp:extent cx="4970712" cy="3487420"/>
            <wp:effectExtent l="25400" t="25400" r="33655" b="17780"/>
            <wp:docPr id="7" name="Picture 7" descr="../Google%20Drive/SMU/Coursework/Year%204/Semester%202/Analytics%20Practicum/Graphs/Screen%20Shot%202018-03-29%20at%208.59.1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20Drive/SMU/Coursework/Year%204/Semester%202/Analytics%20Practicum/Graphs/Screen%20Shot%202018-03-29%20at%208.59.16%20PM.p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405"/>
                    <a:stretch/>
                  </pic:blipFill>
                  <pic:spPr bwMode="auto">
                    <a:xfrm>
                      <a:off x="0" y="0"/>
                      <a:ext cx="5024831" cy="35253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BFB94DE" w14:textId="395ED4E3" w:rsidR="00F33829" w:rsidRDefault="008E582F" w:rsidP="008E582F">
      <w:pPr>
        <w:pStyle w:val="Caption"/>
      </w:pPr>
      <w:ins w:id="276" w:author="Manisha GOYAL" w:date="2018-04-09T01:59:00Z">
        <w:r>
          <w:t xml:space="preserve">Figure </w:t>
        </w:r>
        <w:r>
          <w:fldChar w:fldCharType="begin"/>
        </w:r>
        <w:r>
          <w:instrText xml:space="preserve"> SEQ Figure \* ARABIC </w:instrText>
        </w:r>
      </w:ins>
      <w:r>
        <w:fldChar w:fldCharType="separate"/>
      </w:r>
      <w:ins w:id="277" w:author="Manisha GOYAL" w:date="2018-04-09T02:09:00Z">
        <w:r w:rsidR="00657C8C">
          <w:t>2</w:t>
        </w:r>
      </w:ins>
      <w:ins w:id="278" w:author="Manisha GOYAL" w:date="2018-04-09T01:59:00Z">
        <w:r>
          <w:fldChar w:fldCharType="end"/>
        </w:r>
        <w:r>
          <w:t xml:space="preserve">. </w:t>
        </w:r>
        <w:r w:rsidRPr="008D4123">
          <w:t>Post-Confidence of library research tasks without training</w:t>
        </w:r>
      </w:ins>
    </w:p>
    <w:p w14:paraId="3FD46C2B" w14:textId="3058E709" w:rsidR="00BB688E" w:rsidRPr="006954B5" w:rsidRDefault="004F0836" w:rsidP="00A74838">
      <w:pPr>
        <w:rPr>
          <w:lang w:val="en-SG"/>
        </w:rPr>
      </w:pPr>
      <w:r w:rsidRPr="006954B5">
        <w:rPr>
          <w:lang w:val="en-SG"/>
        </w:rPr>
        <w:t>There is</w:t>
      </w:r>
      <w:r w:rsidR="00943A73" w:rsidRPr="006954B5">
        <w:rPr>
          <w:lang w:val="en-SG"/>
        </w:rPr>
        <w:t xml:space="preserve"> a </w:t>
      </w:r>
      <w:r w:rsidR="001C7BA8" w:rsidRPr="006954B5">
        <w:rPr>
          <w:lang w:val="en-SG"/>
        </w:rPr>
        <w:t xml:space="preserve">positive shift in the </w:t>
      </w:r>
      <w:r w:rsidR="00765EB7" w:rsidRPr="006954B5">
        <w:rPr>
          <w:lang w:val="en-SG"/>
        </w:rPr>
        <w:t xml:space="preserve">confidence of students in the skills of </w:t>
      </w:r>
      <w:ins w:id="279" w:author="Manisha GOYAL" w:date="2018-04-09T00:55:00Z">
        <w:r w:rsidR="009C069C">
          <w:rPr>
            <w:lang w:val="en-SG"/>
          </w:rPr>
          <w:t>‘</w:t>
        </w:r>
      </w:ins>
      <w:del w:id="280" w:author="Manisha GOYAL" w:date="2018-04-09T00:55:00Z">
        <w:r w:rsidR="00765EB7" w:rsidRPr="006954B5" w:rsidDel="009C069C">
          <w:rPr>
            <w:lang w:val="en-SG"/>
          </w:rPr>
          <w:delText>searc</w:delText>
        </w:r>
        <w:r w:rsidR="00993989" w:rsidRPr="006954B5" w:rsidDel="009C069C">
          <w:rPr>
            <w:lang w:val="en-SG"/>
          </w:rPr>
          <w:delText xml:space="preserve">hing </w:delText>
        </w:r>
      </w:del>
      <w:ins w:id="281" w:author="Manisha GOYAL" w:date="2018-04-09T00:55:00Z">
        <w:r w:rsidR="009C069C">
          <w:rPr>
            <w:lang w:val="en-SG"/>
          </w:rPr>
          <w:t>S</w:t>
        </w:r>
        <w:r w:rsidR="009C069C" w:rsidRPr="006954B5">
          <w:rPr>
            <w:lang w:val="en-SG"/>
          </w:rPr>
          <w:t xml:space="preserve">earching </w:t>
        </w:r>
      </w:ins>
      <w:r w:rsidR="00993989" w:rsidRPr="006954B5">
        <w:rPr>
          <w:lang w:val="en-SG"/>
        </w:rPr>
        <w:t xml:space="preserve">the </w:t>
      </w:r>
      <w:del w:id="282" w:author="Manisha GOYAL" w:date="2018-04-09T00:55:00Z">
        <w:r w:rsidR="00993989" w:rsidRPr="006954B5" w:rsidDel="009C069C">
          <w:rPr>
            <w:lang w:val="en-SG"/>
          </w:rPr>
          <w:delText xml:space="preserve">internet </w:delText>
        </w:r>
      </w:del>
      <w:ins w:id="283" w:author="Manisha GOYAL" w:date="2018-04-09T00:55:00Z">
        <w:r w:rsidR="009C069C">
          <w:rPr>
            <w:lang w:val="en-SG"/>
          </w:rPr>
          <w:t>I</w:t>
        </w:r>
        <w:r w:rsidR="009C069C" w:rsidRPr="006954B5">
          <w:rPr>
            <w:lang w:val="en-SG"/>
          </w:rPr>
          <w:t xml:space="preserve">nternet </w:t>
        </w:r>
      </w:ins>
      <w:del w:id="284" w:author="Manisha GOYAL" w:date="2018-04-09T00:55:00Z">
        <w:r w:rsidR="00993989" w:rsidRPr="006954B5" w:rsidDel="009C069C">
          <w:rPr>
            <w:lang w:val="en-SG"/>
          </w:rPr>
          <w:delText xml:space="preserve">using </w:delText>
        </w:r>
      </w:del>
      <w:ins w:id="285" w:author="Manisha GOYAL" w:date="2018-04-09T00:55:00Z">
        <w:r w:rsidR="009C069C">
          <w:rPr>
            <w:lang w:val="en-SG"/>
          </w:rPr>
          <w:t>U</w:t>
        </w:r>
        <w:r w:rsidR="009C069C" w:rsidRPr="006954B5">
          <w:rPr>
            <w:lang w:val="en-SG"/>
          </w:rPr>
          <w:t xml:space="preserve">sing </w:t>
        </w:r>
      </w:ins>
      <w:del w:id="286" w:author="Manisha GOYAL" w:date="2018-04-09T00:55:00Z">
        <w:r w:rsidR="00993989" w:rsidRPr="006954B5" w:rsidDel="009C069C">
          <w:rPr>
            <w:lang w:val="en-SG"/>
          </w:rPr>
          <w:delText>google</w:delText>
        </w:r>
      </w:del>
      <w:ins w:id="287" w:author="Manisha GOYAL" w:date="2018-04-09T00:55:00Z">
        <w:r w:rsidR="009C069C">
          <w:rPr>
            <w:lang w:val="en-SG"/>
          </w:rPr>
          <w:t>G</w:t>
        </w:r>
        <w:r w:rsidR="009C069C" w:rsidRPr="006954B5">
          <w:rPr>
            <w:lang w:val="en-SG"/>
          </w:rPr>
          <w:t>oogle</w:t>
        </w:r>
        <w:r w:rsidR="009C069C">
          <w:rPr>
            <w:lang w:val="en-SG"/>
          </w:rPr>
          <w:t>’</w:t>
        </w:r>
      </w:ins>
      <w:r w:rsidR="00765EB7" w:rsidRPr="006954B5">
        <w:rPr>
          <w:lang w:val="en-SG"/>
        </w:rPr>
        <w:t>,</w:t>
      </w:r>
      <w:r w:rsidR="00993989" w:rsidRPr="006954B5">
        <w:rPr>
          <w:lang w:val="en-SG"/>
        </w:rPr>
        <w:t xml:space="preserve"> </w:t>
      </w:r>
      <w:ins w:id="288" w:author="Manisha GOYAL" w:date="2018-04-09T00:55:00Z">
        <w:r w:rsidR="009C069C">
          <w:rPr>
            <w:lang w:val="en-SG"/>
          </w:rPr>
          <w:t>‘</w:t>
        </w:r>
      </w:ins>
      <w:del w:id="289" w:author="Manisha GOYAL" w:date="2018-04-09T00:55:00Z">
        <w:r w:rsidR="00993989" w:rsidRPr="006954B5" w:rsidDel="009C069C">
          <w:rPr>
            <w:lang w:val="en-SG"/>
          </w:rPr>
          <w:delText xml:space="preserve">evaluating </w:delText>
        </w:r>
      </w:del>
      <w:ins w:id="290" w:author="Manisha GOYAL" w:date="2018-04-09T00:55:00Z">
        <w:r w:rsidR="009C069C">
          <w:rPr>
            <w:lang w:val="en-SG"/>
          </w:rPr>
          <w:t>E</w:t>
        </w:r>
        <w:r w:rsidR="009C069C" w:rsidRPr="006954B5">
          <w:rPr>
            <w:lang w:val="en-SG"/>
          </w:rPr>
          <w:t xml:space="preserve">valuating </w:t>
        </w:r>
      </w:ins>
      <w:del w:id="291" w:author="Manisha GOYAL" w:date="2018-04-09T00:55:00Z">
        <w:r w:rsidR="00993989" w:rsidRPr="006954B5" w:rsidDel="009C069C">
          <w:rPr>
            <w:lang w:val="en-SG"/>
          </w:rPr>
          <w:delText>information</w:delText>
        </w:r>
      </w:del>
      <w:ins w:id="292" w:author="Manisha GOYAL" w:date="2018-04-09T00:55:00Z">
        <w:r w:rsidR="009C069C">
          <w:rPr>
            <w:lang w:val="en-SG"/>
          </w:rPr>
          <w:t>I</w:t>
        </w:r>
        <w:r w:rsidR="009C069C" w:rsidRPr="006954B5">
          <w:rPr>
            <w:lang w:val="en-SG"/>
          </w:rPr>
          <w:t>nformation</w:t>
        </w:r>
        <w:r w:rsidR="009C069C">
          <w:rPr>
            <w:lang w:val="en-SG"/>
          </w:rPr>
          <w:t>’</w:t>
        </w:r>
      </w:ins>
      <w:r w:rsidR="00196556" w:rsidRPr="006954B5">
        <w:rPr>
          <w:lang w:val="en-SG"/>
        </w:rPr>
        <w:t>,</w:t>
      </w:r>
      <w:r w:rsidR="00384D8D" w:rsidRPr="006954B5">
        <w:rPr>
          <w:lang w:val="en-SG"/>
        </w:rPr>
        <w:t xml:space="preserve"> </w:t>
      </w:r>
      <w:ins w:id="293" w:author="Manisha GOYAL" w:date="2018-04-09T00:56:00Z">
        <w:r w:rsidR="009C069C">
          <w:rPr>
            <w:lang w:val="en-SG"/>
          </w:rPr>
          <w:t>‘</w:t>
        </w:r>
      </w:ins>
      <w:del w:id="294" w:author="Manisha GOYAL" w:date="2018-04-09T00:56:00Z">
        <w:r w:rsidR="00384D8D" w:rsidRPr="006954B5" w:rsidDel="009C069C">
          <w:rPr>
            <w:lang w:val="en-SG"/>
          </w:rPr>
          <w:delText xml:space="preserve">scoping </w:delText>
        </w:r>
      </w:del>
      <w:ins w:id="295" w:author="Manisha GOYAL" w:date="2018-04-09T00:56:00Z">
        <w:r w:rsidR="009C069C">
          <w:rPr>
            <w:lang w:val="en-SG"/>
          </w:rPr>
          <w:t>S</w:t>
        </w:r>
        <w:r w:rsidR="009C069C" w:rsidRPr="006954B5">
          <w:rPr>
            <w:lang w:val="en-SG"/>
          </w:rPr>
          <w:t xml:space="preserve">coping </w:t>
        </w:r>
      </w:ins>
      <w:r w:rsidR="00384D8D" w:rsidRPr="006954B5">
        <w:rPr>
          <w:lang w:val="en-SG"/>
        </w:rPr>
        <w:t xml:space="preserve">your </w:t>
      </w:r>
      <w:del w:id="296" w:author="Manisha GOYAL" w:date="2018-04-09T00:56:00Z">
        <w:r w:rsidR="00384D8D" w:rsidRPr="006954B5" w:rsidDel="009C069C">
          <w:rPr>
            <w:lang w:val="en-SG"/>
          </w:rPr>
          <w:delText>topic</w:delText>
        </w:r>
        <w:r w:rsidR="00196556" w:rsidRPr="006954B5" w:rsidDel="009C069C">
          <w:rPr>
            <w:lang w:val="en-SG"/>
          </w:rPr>
          <w:delText xml:space="preserve"> </w:delText>
        </w:r>
      </w:del>
      <w:ins w:id="297" w:author="Manisha GOYAL" w:date="2018-04-09T00:56:00Z">
        <w:r w:rsidR="009C069C">
          <w:rPr>
            <w:lang w:val="en-SG"/>
          </w:rPr>
          <w:t>T</w:t>
        </w:r>
        <w:r w:rsidR="009C069C" w:rsidRPr="006954B5">
          <w:rPr>
            <w:lang w:val="en-SG"/>
          </w:rPr>
          <w:t>opic</w:t>
        </w:r>
        <w:r w:rsidR="009C069C">
          <w:rPr>
            <w:lang w:val="en-SG"/>
          </w:rPr>
          <w:t>’</w:t>
        </w:r>
        <w:r w:rsidR="009C069C" w:rsidRPr="006954B5">
          <w:rPr>
            <w:lang w:val="en-SG"/>
          </w:rPr>
          <w:t xml:space="preserve"> </w:t>
        </w:r>
      </w:ins>
      <w:r w:rsidR="00A81B0A" w:rsidRPr="006954B5">
        <w:rPr>
          <w:lang w:val="en-SG"/>
        </w:rPr>
        <w:t xml:space="preserve">and </w:t>
      </w:r>
      <w:ins w:id="298" w:author="Manisha GOYAL" w:date="2018-04-09T00:56:00Z">
        <w:r w:rsidR="009C069C">
          <w:rPr>
            <w:lang w:val="en-SG"/>
          </w:rPr>
          <w:t>‘</w:t>
        </w:r>
      </w:ins>
      <w:del w:id="299" w:author="Manisha GOYAL" w:date="2018-04-09T00:56:00Z">
        <w:r w:rsidR="00196556" w:rsidRPr="006954B5" w:rsidDel="009C069C">
          <w:rPr>
            <w:lang w:val="en-SG"/>
          </w:rPr>
          <w:delText xml:space="preserve">searching </w:delText>
        </w:r>
      </w:del>
      <w:ins w:id="300" w:author="Manisha GOYAL" w:date="2018-04-09T00:56:00Z">
        <w:r w:rsidR="009C069C">
          <w:rPr>
            <w:lang w:val="en-SG"/>
          </w:rPr>
          <w:t>S</w:t>
        </w:r>
        <w:r w:rsidR="009C069C" w:rsidRPr="006954B5">
          <w:rPr>
            <w:lang w:val="en-SG"/>
          </w:rPr>
          <w:t xml:space="preserve">earching </w:t>
        </w:r>
      </w:ins>
      <w:del w:id="301" w:author="Manisha GOYAL" w:date="2018-04-09T00:56:00Z">
        <w:r w:rsidR="00196556" w:rsidRPr="006954B5" w:rsidDel="009C069C">
          <w:rPr>
            <w:lang w:val="en-SG"/>
          </w:rPr>
          <w:delText>keywords</w:delText>
        </w:r>
      </w:del>
      <w:ins w:id="302" w:author="Manisha GOYAL" w:date="2018-04-09T00:56:00Z">
        <w:r w:rsidR="009C069C">
          <w:rPr>
            <w:lang w:val="en-SG"/>
          </w:rPr>
          <w:t>K</w:t>
        </w:r>
        <w:r w:rsidR="009C069C" w:rsidRPr="006954B5">
          <w:rPr>
            <w:lang w:val="en-SG"/>
          </w:rPr>
          <w:t>eywords</w:t>
        </w:r>
        <w:r w:rsidR="009C069C">
          <w:rPr>
            <w:lang w:val="en-SG"/>
          </w:rPr>
          <w:t>’</w:t>
        </w:r>
      </w:ins>
      <w:r w:rsidR="00765EB7" w:rsidRPr="006954B5">
        <w:rPr>
          <w:lang w:val="en-SG"/>
        </w:rPr>
        <w:t>.</w:t>
      </w:r>
      <w:r w:rsidR="00993989" w:rsidRPr="006954B5">
        <w:rPr>
          <w:lang w:val="en-SG"/>
        </w:rPr>
        <w:t xml:space="preserve"> </w:t>
      </w:r>
      <w:del w:id="303" w:author="Manisha GOYAL" w:date="2018-04-08T22:46:00Z">
        <w:r w:rsidR="00993989" w:rsidRPr="006954B5" w:rsidDel="001C6266">
          <w:rPr>
            <w:lang w:val="en-SG"/>
          </w:rPr>
          <w:delText xml:space="preserve">The confidence in </w:delText>
        </w:r>
        <w:r w:rsidR="00384D8D" w:rsidRPr="006954B5" w:rsidDel="001C6266">
          <w:rPr>
            <w:lang w:val="en-SG"/>
          </w:rPr>
          <w:delText xml:space="preserve">creating reference lists </w:delText>
        </w:r>
        <w:r w:rsidR="00196556" w:rsidRPr="006954B5" w:rsidDel="001C6266">
          <w:rPr>
            <w:lang w:val="en-SG"/>
          </w:rPr>
          <w:delText xml:space="preserve">did not change. </w:delText>
        </w:r>
      </w:del>
      <w:del w:id="304" w:author="Manisha GOYAL" w:date="2018-04-09T00:56:00Z">
        <w:r w:rsidR="00196556" w:rsidRPr="006954B5" w:rsidDel="009C069C">
          <w:rPr>
            <w:lang w:val="en-SG"/>
          </w:rPr>
          <w:delText>Whereas, the</w:delText>
        </w:r>
      </w:del>
      <w:ins w:id="305" w:author="Manisha GOYAL" w:date="2018-04-09T00:56:00Z">
        <w:r w:rsidR="009C069C">
          <w:rPr>
            <w:lang w:val="en-SG"/>
          </w:rPr>
          <w:t>The</w:t>
        </w:r>
      </w:ins>
      <w:r w:rsidR="00196556" w:rsidRPr="006954B5">
        <w:rPr>
          <w:lang w:val="en-SG"/>
        </w:rPr>
        <w:t xml:space="preserve"> confidence for </w:t>
      </w:r>
      <w:ins w:id="306" w:author="Manisha GOYAL" w:date="2018-04-09T00:56:00Z">
        <w:r w:rsidR="009C069C">
          <w:rPr>
            <w:lang w:val="en-SG"/>
          </w:rPr>
          <w:t>‘</w:t>
        </w:r>
      </w:ins>
      <w:del w:id="307" w:author="Manisha GOYAL" w:date="2018-04-09T00:56:00Z">
        <w:r w:rsidR="00196556" w:rsidRPr="006954B5" w:rsidDel="009C069C">
          <w:rPr>
            <w:lang w:val="en-SG"/>
          </w:rPr>
          <w:delText xml:space="preserve">citing </w:delText>
        </w:r>
      </w:del>
      <w:ins w:id="308" w:author="Manisha GOYAL" w:date="2018-04-09T00:56:00Z">
        <w:r w:rsidR="009C069C">
          <w:rPr>
            <w:lang w:val="en-SG"/>
          </w:rPr>
          <w:t>C</w:t>
        </w:r>
        <w:r w:rsidR="009C069C" w:rsidRPr="006954B5">
          <w:rPr>
            <w:lang w:val="en-SG"/>
          </w:rPr>
          <w:t xml:space="preserve">iting </w:t>
        </w:r>
      </w:ins>
      <w:del w:id="309" w:author="Manisha GOYAL" w:date="2018-04-09T00:56:00Z">
        <w:r w:rsidR="00196556" w:rsidRPr="006954B5" w:rsidDel="009C069C">
          <w:rPr>
            <w:lang w:val="en-SG"/>
          </w:rPr>
          <w:delText>ref</w:delText>
        </w:r>
        <w:r w:rsidR="00BC7353" w:rsidRPr="006954B5" w:rsidDel="009C069C">
          <w:rPr>
            <w:lang w:val="en-SG"/>
          </w:rPr>
          <w:delText>erences</w:delText>
        </w:r>
      </w:del>
      <w:ins w:id="310" w:author="Manisha GOYAL" w:date="2018-04-09T00:56:00Z">
        <w:r w:rsidR="009C069C">
          <w:rPr>
            <w:lang w:val="en-SG"/>
          </w:rPr>
          <w:t>R</w:t>
        </w:r>
        <w:r w:rsidR="009C069C" w:rsidRPr="006954B5">
          <w:rPr>
            <w:lang w:val="en-SG"/>
          </w:rPr>
          <w:t>eferences</w:t>
        </w:r>
        <w:r w:rsidR="009C069C">
          <w:rPr>
            <w:lang w:val="en-SG"/>
          </w:rPr>
          <w:t>’</w:t>
        </w:r>
      </w:ins>
      <w:ins w:id="311" w:author="Manisha GOYAL" w:date="2018-04-08T22:46:00Z">
        <w:r w:rsidR="001C6266">
          <w:rPr>
            <w:lang w:val="en-SG"/>
          </w:rPr>
          <w:t xml:space="preserve">, </w:t>
        </w:r>
      </w:ins>
      <w:ins w:id="312" w:author="Manisha GOYAL" w:date="2018-04-09T00:56:00Z">
        <w:r w:rsidR="009C069C">
          <w:rPr>
            <w:lang w:val="en-SG"/>
          </w:rPr>
          <w:t>‘C</w:t>
        </w:r>
      </w:ins>
      <w:ins w:id="313" w:author="Manisha GOYAL" w:date="2018-04-08T22:46:00Z">
        <w:r w:rsidR="001C6266" w:rsidRPr="006954B5">
          <w:rPr>
            <w:lang w:val="en-SG"/>
          </w:rPr>
          <w:t xml:space="preserve">reating </w:t>
        </w:r>
      </w:ins>
      <w:ins w:id="314" w:author="Manisha GOYAL" w:date="2018-04-09T00:56:00Z">
        <w:r w:rsidR="009C069C">
          <w:rPr>
            <w:lang w:val="en-SG"/>
          </w:rPr>
          <w:t>R</w:t>
        </w:r>
      </w:ins>
      <w:ins w:id="315" w:author="Manisha GOYAL" w:date="2018-04-08T22:46:00Z">
        <w:r w:rsidR="001C6266" w:rsidRPr="006954B5">
          <w:rPr>
            <w:lang w:val="en-SG"/>
          </w:rPr>
          <w:t xml:space="preserve">eference </w:t>
        </w:r>
      </w:ins>
      <w:ins w:id="316" w:author="Manisha GOYAL" w:date="2018-04-09T00:56:00Z">
        <w:r w:rsidR="009C069C">
          <w:rPr>
            <w:lang w:val="en-SG"/>
          </w:rPr>
          <w:t>L</w:t>
        </w:r>
      </w:ins>
      <w:ins w:id="317" w:author="Manisha GOYAL" w:date="2018-04-08T22:46:00Z">
        <w:r w:rsidR="001C6266" w:rsidRPr="006954B5">
          <w:rPr>
            <w:lang w:val="en-SG"/>
          </w:rPr>
          <w:t>ists</w:t>
        </w:r>
      </w:ins>
      <w:ins w:id="318" w:author="Manisha GOYAL" w:date="2018-04-09T00:56:00Z">
        <w:r w:rsidR="009C069C">
          <w:rPr>
            <w:lang w:val="en-SG"/>
          </w:rPr>
          <w:t>’</w:t>
        </w:r>
      </w:ins>
      <w:r w:rsidR="00BC7353" w:rsidRPr="006954B5">
        <w:rPr>
          <w:lang w:val="en-SG"/>
        </w:rPr>
        <w:t xml:space="preserve"> </w:t>
      </w:r>
      <w:r w:rsidR="00A81B0A" w:rsidRPr="006954B5">
        <w:rPr>
          <w:lang w:val="en-SG"/>
        </w:rPr>
        <w:t xml:space="preserve">and </w:t>
      </w:r>
      <w:ins w:id="319" w:author="Manisha GOYAL" w:date="2018-04-09T00:56:00Z">
        <w:r w:rsidR="009C069C">
          <w:rPr>
            <w:lang w:val="en-SG"/>
          </w:rPr>
          <w:t>‘</w:t>
        </w:r>
      </w:ins>
      <w:del w:id="320" w:author="Manisha GOYAL" w:date="2018-04-09T00:56:00Z">
        <w:r w:rsidR="00A81B0A" w:rsidRPr="006954B5" w:rsidDel="009C069C">
          <w:rPr>
            <w:lang w:val="en-SG"/>
          </w:rPr>
          <w:delText xml:space="preserve">searching </w:delText>
        </w:r>
      </w:del>
      <w:ins w:id="321" w:author="Manisha GOYAL" w:date="2018-04-09T00:56:00Z">
        <w:r w:rsidR="009C069C">
          <w:rPr>
            <w:lang w:val="en-SG"/>
          </w:rPr>
          <w:t>S</w:t>
        </w:r>
        <w:r w:rsidR="009C069C" w:rsidRPr="006954B5">
          <w:rPr>
            <w:lang w:val="en-SG"/>
          </w:rPr>
          <w:t xml:space="preserve">earching </w:t>
        </w:r>
      </w:ins>
      <w:del w:id="322" w:author="Manisha GOYAL" w:date="2018-04-09T00:56:00Z">
        <w:r w:rsidR="00A81B0A" w:rsidRPr="006954B5" w:rsidDel="009C069C">
          <w:rPr>
            <w:lang w:val="en-SG"/>
          </w:rPr>
          <w:delText xml:space="preserve">library </w:delText>
        </w:r>
      </w:del>
      <w:ins w:id="323" w:author="Manisha GOYAL" w:date="2018-04-09T00:56:00Z">
        <w:r w:rsidR="009C069C">
          <w:rPr>
            <w:lang w:val="en-SG"/>
          </w:rPr>
          <w:t>L</w:t>
        </w:r>
        <w:r w:rsidR="009C069C" w:rsidRPr="006954B5">
          <w:rPr>
            <w:lang w:val="en-SG"/>
          </w:rPr>
          <w:t xml:space="preserve">ibrary </w:t>
        </w:r>
      </w:ins>
      <w:del w:id="324" w:author="Manisha GOYAL" w:date="2018-04-09T00:56:00Z">
        <w:r w:rsidR="00A81B0A" w:rsidRPr="006954B5" w:rsidDel="009C069C">
          <w:rPr>
            <w:lang w:val="en-SG"/>
          </w:rPr>
          <w:delText xml:space="preserve">online </w:delText>
        </w:r>
      </w:del>
      <w:ins w:id="325" w:author="Manisha GOYAL" w:date="2018-04-09T00:56:00Z">
        <w:r w:rsidR="009C069C">
          <w:rPr>
            <w:lang w:val="en-SG"/>
          </w:rPr>
          <w:t>O</w:t>
        </w:r>
        <w:r w:rsidR="009C069C" w:rsidRPr="006954B5">
          <w:rPr>
            <w:lang w:val="en-SG"/>
          </w:rPr>
          <w:t xml:space="preserve">nline </w:t>
        </w:r>
        <w:r w:rsidR="009C069C">
          <w:rPr>
            <w:lang w:val="en-SG"/>
          </w:rPr>
          <w:t>D</w:t>
        </w:r>
      </w:ins>
      <w:r w:rsidR="00A81B0A" w:rsidRPr="006954B5">
        <w:rPr>
          <w:lang w:val="en-SG"/>
        </w:rPr>
        <w:t>atabases</w:t>
      </w:r>
      <w:ins w:id="326" w:author="Manisha GOYAL" w:date="2018-04-09T00:56:00Z">
        <w:r w:rsidR="009C069C">
          <w:rPr>
            <w:lang w:val="en-SG"/>
          </w:rPr>
          <w:t>’</w:t>
        </w:r>
      </w:ins>
      <w:r w:rsidR="00A81B0A" w:rsidRPr="006954B5">
        <w:rPr>
          <w:lang w:val="en-SG"/>
        </w:rPr>
        <w:t xml:space="preserve"> </w:t>
      </w:r>
      <w:r w:rsidR="00BC7353" w:rsidRPr="006954B5">
        <w:rPr>
          <w:lang w:val="en-SG"/>
        </w:rPr>
        <w:t>shows a negative shift.</w:t>
      </w:r>
    </w:p>
    <w:p w14:paraId="0754A072" w14:textId="77777777" w:rsidR="009C05B1" w:rsidRDefault="009C05B1">
      <w:pPr>
        <w:spacing w:after="160" w:line="259" w:lineRule="auto"/>
        <w:rPr>
          <w:ins w:id="327" w:author="Manisha GOYAL" w:date="2018-04-09T01:51:00Z"/>
          <w:u w:val="single"/>
          <w:lang w:val="en-SG"/>
        </w:rPr>
      </w:pPr>
      <w:ins w:id="328" w:author="Manisha GOYAL" w:date="2018-04-09T01:51:00Z">
        <w:r>
          <w:rPr>
            <w:u w:val="single"/>
            <w:lang w:val="en-SG"/>
          </w:rPr>
          <w:br w:type="page"/>
        </w:r>
      </w:ins>
    </w:p>
    <w:p w14:paraId="7B124126" w14:textId="4118384B" w:rsidR="006F1CC5" w:rsidRPr="00A74838" w:rsidRDefault="00F32E88" w:rsidP="006F1CC5">
      <w:pPr>
        <w:rPr>
          <w:ins w:id="329" w:author="Manisha GOYAL" w:date="2018-04-09T01:52:00Z"/>
          <w:lang w:val="en-SG"/>
        </w:rPr>
      </w:pPr>
      <w:r w:rsidRPr="00A74838">
        <w:rPr>
          <w:lang w:val="en-SG"/>
        </w:rPr>
        <w:lastRenderedPageBreak/>
        <w:t xml:space="preserve">Confidence level of SMU students who received </w:t>
      </w:r>
      <w:r w:rsidR="004A6208" w:rsidRPr="00A74838">
        <w:rPr>
          <w:lang w:val="en-SG"/>
        </w:rPr>
        <w:t>training</w:t>
      </w:r>
      <w:r w:rsidRPr="00A74838">
        <w:rPr>
          <w:lang w:val="en-SG"/>
        </w:rPr>
        <w:t xml:space="preserve"> in conducting overall library research tasks.</w:t>
      </w:r>
    </w:p>
    <w:p w14:paraId="47D1749C" w14:textId="77777777" w:rsidR="00511BC8" w:rsidRPr="006954B5" w:rsidRDefault="00511BC8" w:rsidP="006F1CC5">
      <w:pPr>
        <w:rPr>
          <w:rFonts w:eastAsiaTheme="majorEastAsia" w:cs="Arial"/>
          <w:color w:val="2F5496" w:themeColor="accent1" w:themeShade="BF"/>
          <w:sz w:val="20"/>
          <w:szCs w:val="20"/>
          <w:lang w:val="en-SG"/>
        </w:rPr>
        <w:pPrChange w:id="330" w:author="Manisha GOYAL" w:date="2018-04-09T01:52:00Z">
          <w:pPr>
            <w:spacing w:line="360" w:lineRule="auto"/>
            <w:jc w:val="both"/>
          </w:pPr>
        </w:pPrChange>
      </w:pPr>
    </w:p>
    <w:p w14:paraId="57869E10" w14:textId="77777777" w:rsidR="00F33829" w:rsidRDefault="00E83ED0" w:rsidP="00F33829">
      <w:pPr>
        <w:keepNext/>
        <w:spacing w:line="360" w:lineRule="auto"/>
        <w:jc w:val="both"/>
      </w:pPr>
      <w:r w:rsidRPr="006954B5">
        <w:rPr>
          <w:rFonts w:eastAsiaTheme="majorEastAsia" w:cs="Arial"/>
          <w:color w:val="2F5496" w:themeColor="accent1" w:themeShade="BF"/>
          <w:sz w:val="20"/>
          <w:szCs w:val="20"/>
          <w:lang w:val="en-GB" w:eastAsia="en-GB"/>
        </w:rPr>
        <w:drawing>
          <wp:inline distT="0" distB="0" distL="0" distR="0" wp14:anchorId="7C8A3429" wp14:editId="6181B334">
            <wp:extent cx="5072504" cy="3583940"/>
            <wp:effectExtent l="25400" t="25400" r="33020" b="22860"/>
            <wp:docPr id="8" name="Picture 8" descr="../Google%20Drive/SMU/Coursework/Year%204/Semester%202/Analytics%20Practicum/Graphs/Screen%20Shot%202018-03-29%20at%209.03.0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20Drive/SMU/Coursework/Year%204/Semester%202/Analytics%20Practicum/Graphs/Screen%20Shot%202018-03-29%20at%209.03.03%20PM.p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731"/>
                    <a:stretch/>
                  </pic:blipFill>
                  <pic:spPr bwMode="auto">
                    <a:xfrm>
                      <a:off x="0" y="0"/>
                      <a:ext cx="5088313" cy="359511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26AC259" w14:textId="2563DCF7" w:rsidR="00F33829" w:rsidRDefault="00F33829" w:rsidP="00F33829">
      <w:pPr>
        <w:pStyle w:val="Caption"/>
        <w:jc w:val="both"/>
      </w:pPr>
      <w:r>
        <w:t xml:space="preserve">Figure </w:t>
      </w:r>
      <w:r>
        <w:fldChar w:fldCharType="begin"/>
      </w:r>
      <w:r>
        <w:instrText xml:space="preserve"> SEQ Figure \* ARABIC </w:instrText>
      </w:r>
      <w:r>
        <w:fldChar w:fldCharType="separate"/>
      </w:r>
      <w:ins w:id="331" w:author="Manisha GOYAL" w:date="2018-04-09T02:09:00Z">
        <w:r w:rsidR="00657C8C">
          <w:t>3</w:t>
        </w:r>
      </w:ins>
      <w:r>
        <w:fldChar w:fldCharType="end"/>
      </w:r>
      <w:r>
        <w:t>. Pre-Confidence of library research tasks</w:t>
      </w:r>
      <w:r w:rsidR="00B15574">
        <w:t xml:space="preserve"> with training</w:t>
      </w:r>
    </w:p>
    <w:p w14:paraId="68D6734B" w14:textId="77777777" w:rsidR="00F33829" w:rsidRDefault="00E83ED0" w:rsidP="00F33829">
      <w:pPr>
        <w:keepNext/>
        <w:spacing w:line="360" w:lineRule="auto"/>
        <w:jc w:val="both"/>
      </w:pPr>
      <w:r w:rsidRPr="006954B5">
        <w:rPr>
          <w:rFonts w:eastAsiaTheme="majorEastAsia" w:cs="Arial"/>
          <w:color w:val="2F5496" w:themeColor="accent1" w:themeShade="BF"/>
          <w:sz w:val="20"/>
          <w:szCs w:val="20"/>
          <w:lang w:val="en-GB" w:eastAsia="en-GB"/>
        </w:rPr>
        <w:drawing>
          <wp:inline distT="0" distB="0" distL="0" distR="0" wp14:anchorId="2FC38A12" wp14:editId="5405BE22">
            <wp:extent cx="5098415" cy="3614796"/>
            <wp:effectExtent l="25400" t="25400" r="32385" b="17780"/>
            <wp:docPr id="9" name="Picture 9" descr="../Google%20Drive/SMU/Coursework/Year%204/Semester%202/Analytics%20Practicum/Graphs/Screen%20Shot%202018-03-29%20at%209.03.1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ogle%20Drive/SMU/Coursework/Year%204/Semester%202/Analytics%20Practicum/Graphs/Screen%20Shot%202018-03-29%20at%209.03.11%20PM.p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687"/>
                    <a:stretch/>
                  </pic:blipFill>
                  <pic:spPr bwMode="auto">
                    <a:xfrm>
                      <a:off x="0" y="0"/>
                      <a:ext cx="5132919" cy="36392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377B9D7" w14:textId="0404005C" w:rsidR="00511BC8" w:rsidRPr="006954B5" w:rsidRDefault="00F33829" w:rsidP="00F33829">
      <w:pPr>
        <w:pStyle w:val="Caption"/>
        <w:jc w:val="both"/>
        <w:rPr>
          <w:rFonts w:eastAsiaTheme="majorEastAsia" w:cs="Arial"/>
          <w:color w:val="2F5496" w:themeColor="accent1" w:themeShade="BF"/>
          <w:sz w:val="20"/>
          <w:szCs w:val="20"/>
          <w:lang w:val="en-SG"/>
        </w:rPr>
      </w:pPr>
      <w:r>
        <w:t xml:space="preserve">Figure </w:t>
      </w:r>
      <w:r>
        <w:fldChar w:fldCharType="begin"/>
      </w:r>
      <w:r>
        <w:instrText xml:space="preserve"> SEQ Figure \* ARABIC </w:instrText>
      </w:r>
      <w:r>
        <w:fldChar w:fldCharType="separate"/>
      </w:r>
      <w:r w:rsidR="00657C8C">
        <w:t>4</w:t>
      </w:r>
      <w:r>
        <w:fldChar w:fldCharType="end"/>
      </w:r>
      <w:r>
        <w:t xml:space="preserve">. Post-confidence of </w:t>
      </w:r>
      <w:del w:id="332" w:author="Manisha GOYAL" w:date="2018-04-09T00:57:00Z">
        <w:r w:rsidDel="00B21184">
          <w:delText xml:space="preserve">overall </w:delText>
        </w:r>
      </w:del>
      <w:r>
        <w:t>library research tasks</w:t>
      </w:r>
      <w:r w:rsidR="00B15574">
        <w:t xml:space="preserve"> with training</w:t>
      </w:r>
    </w:p>
    <w:p w14:paraId="2D78B45A" w14:textId="284CB77D" w:rsidR="00E62479" w:rsidRPr="006954B5" w:rsidRDefault="004F0836" w:rsidP="00A74838">
      <w:pPr>
        <w:rPr>
          <w:lang w:val="en-SG"/>
        </w:rPr>
      </w:pPr>
      <w:r w:rsidRPr="006954B5">
        <w:rPr>
          <w:lang w:val="en-SG"/>
        </w:rPr>
        <w:t>There is</w:t>
      </w:r>
      <w:r w:rsidR="00F67015" w:rsidRPr="006954B5">
        <w:rPr>
          <w:lang w:val="en-SG"/>
        </w:rPr>
        <w:t xml:space="preserve"> a positive shift in the confi</w:t>
      </w:r>
      <w:r w:rsidR="00B30D4D" w:rsidRPr="006954B5">
        <w:rPr>
          <w:lang w:val="en-SG"/>
        </w:rPr>
        <w:t>dence of students in all the skills.</w:t>
      </w:r>
    </w:p>
    <w:p w14:paraId="2DED5261" w14:textId="32A35288" w:rsidR="008C4065" w:rsidRDefault="008C4065" w:rsidP="006A6E5B">
      <w:pPr>
        <w:rPr>
          <w:rFonts w:cs="Arial"/>
          <w:sz w:val="20"/>
          <w:szCs w:val="20"/>
          <w:u w:val="single"/>
          <w:lang w:val="en-SG"/>
        </w:rPr>
      </w:pPr>
    </w:p>
    <w:p w14:paraId="4ACF49B0" w14:textId="77777777" w:rsidR="00A80787" w:rsidRDefault="00A80787">
      <w:pPr>
        <w:spacing w:after="160" w:line="259" w:lineRule="auto"/>
        <w:rPr>
          <w:ins w:id="333" w:author="Manisha GOYAL" w:date="2018-04-09T01:51:00Z"/>
          <w:lang w:val="en-SG"/>
        </w:rPr>
      </w:pPr>
      <w:ins w:id="334" w:author="Manisha GOYAL" w:date="2018-04-09T01:51:00Z">
        <w:r>
          <w:rPr>
            <w:lang w:val="en-SG"/>
          </w:rPr>
          <w:br w:type="page"/>
        </w:r>
      </w:ins>
    </w:p>
    <w:p w14:paraId="3EA1FC67" w14:textId="694302CC" w:rsidR="00653349" w:rsidRDefault="00653349" w:rsidP="0048437A">
      <w:pPr>
        <w:rPr>
          <w:lang w:val="en-SG"/>
        </w:rPr>
      </w:pPr>
      <w:r>
        <w:rPr>
          <w:lang w:val="en-SG"/>
        </w:rPr>
        <w:lastRenderedPageBreak/>
        <w:t xml:space="preserve">The same process </w:t>
      </w:r>
      <w:del w:id="335" w:author="Manisha GOYAL" w:date="2018-04-09T00:57:00Z">
        <w:r w:rsidDel="00C34DC8">
          <w:rPr>
            <w:lang w:val="en-SG"/>
          </w:rPr>
          <w:delText>of creating and studying divergent bar graphs was conducted</w:delText>
        </w:r>
      </w:del>
      <w:ins w:id="336" w:author="Manisha GOYAL" w:date="2018-04-09T00:57:00Z">
        <w:r w:rsidR="00C34DC8">
          <w:rPr>
            <w:lang w:val="en-SG"/>
          </w:rPr>
          <w:t>was repeated</w:t>
        </w:r>
      </w:ins>
      <w:r>
        <w:rPr>
          <w:lang w:val="en-SG"/>
        </w:rPr>
        <w:t xml:space="preserve"> for each of the skills</w:t>
      </w:r>
      <w:ins w:id="337" w:author="Microsoft Office User" w:date="2018-04-08T23:18:00Z">
        <w:r w:rsidR="00E81C02">
          <w:rPr>
            <w:lang w:val="en-SG"/>
          </w:rPr>
          <w:t xml:space="preserve"> </w:t>
        </w:r>
      </w:ins>
      <w:ins w:id="338" w:author="Microsoft Office User" w:date="2018-04-08T23:17:00Z">
        <w:r w:rsidR="00E81C02">
          <w:rPr>
            <w:lang w:val="en-SG"/>
          </w:rPr>
          <w:t>(</w:t>
        </w:r>
      </w:ins>
      <w:ins w:id="339" w:author="Microsoft Office User" w:date="2018-04-08T23:18:00Z">
        <w:r w:rsidR="00E81C02">
          <w:rPr>
            <w:lang w:val="en-SG"/>
          </w:rPr>
          <w:t>A</w:t>
        </w:r>
      </w:ins>
      <w:ins w:id="340" w:author="Microsoft Office User" w:date="2018-04-08T23:17:00Z">
        <w:r w:rsidR="00E81C02">
          <w:rPr>
            <w:lang w:val="en-SG"/>
          </w:rPr>
          <w:t>ppendix B).</w:t>
        </w:r>
      </w:ins>
      <w:r>
        <w:rPr>
          <w:lang w:val="en-SG"/>
        </w:rPr>
        <w:t xml:space="preserve"> Following are the insights discovered</w:t>
      </w:r>
      <w:r w:rsidR="00442759">
        <w:rPr>
          <w:lang w:val="en-SG"/>
        </w:rPr>
        <w:t>:</w:t>
      </w:r>
      <w:r>
        <w:rPr>
          <w:lang w:val="en-SG"/>
        </w:rPr>
        <w:t xml:space="preserve"> </w:t>
      </w:r>
    </w:p>
    <w:p w14:paraId="10053FDF" w14:textId="77777777" w:rsidR="00C83727" w:rsidRDefault="00C83727" w:rsidP="0048437A">
      <w:pPr>
        <w:rPr>
          <w:lang w:val="en-SG"/>
        </w:rPr>
      </w:pPr>
    </w:p>
    <w:tbl>
      <w:tblPr>
        <w:tblStyle w:val="TableGrid"/>
        <w:tblW w:w="9016" w:type="dxa"/>
        <w:tblCellMar>
          <w:top w:w="28" w:type="dxa"/>
          <w:bottom w:w="28" w:type="dxa"/>
        </w:tblCellMar>
        <w:tblLook w:val="01E0" w:firstRow="1" w:lastRow="1" w:firstColumn="1" w:lastColumn="1" w:noHBand="0" w:noVBand="0"/>
      </w:tblPr>
      <w:tblGrid>
        <w:gridCol w:w="2339"/>
        <w:gridCol w:w="3326"/>
        <w:gridCol w:w="3351"/>
      </w:tblGrid>
      <w:tr w:rsidR="00057023" w14:paraId="0B1A4806" w14:textId="77777777" w:rsidTr="00B615F2">
        <w:tc>
          <w:tcPr>
            <w:tcW w:w="2339" w:type="dxa"/>
          </w:tcPr>
          <w:p w14:paraId="02929E70" w14:textId="0558F390" w:rsidR="00EF5CE9" w:rsidRPr="007C1690" w:rsidRDefault="00EF5CE9" w:rsidP="007C1690">
            <w:pPr>
              <w:rPr>
                <w:rFonts w:cs="Arial"/>
                <w:b/>
                <w:szCs w:val="18"/>
                <w:lang w:val="en-SG"/>
              </w:rPr>
            </w:pPr>
            <w:r w:rsidRPr="007C1690">
              <w:rPr>
                <w:rFonts w:cs="Arial"/>
                <w:b/>
                <w:szCs w:val="18"/>
                <w:lang w:val="en-SG"/>
              </w:rPr>
              <w:t>Skill</w:t>
            </w:r>
          </w:p>
        </w:tc>
        <w:tc>
          <w:tcPr>
            <w:tcW w:w="3326" w:type="dxa"/>
          </w:tcPr>
          <w:p w14:paraId="79AB4D2C" w14:textId="5FBA0080" w:rsidR="00EF5CE9" w:rsidRPr="007C1690" w:rsidRDefault="00EF5CE9" w:rsidP="00057023">
            <w:pPr>
              <w:rPr>
                <w:rFonts w:cs="Arial"/>
                <w:b/>
                <w:szCs w:val="18"/>
                <w:lang w:val="en-SG"/>
              </w:rPr>
            </w:pPr>
            <w:r w:rsidRPr="007C1690">
              <w:rPr>
                <w:rFonts w:cs="Arial"/>
                <w:b/>
                <w:szCs w:val="18"/>
                <w:lang w:val="en-SG"/>
              </w:rPr>
              <w:t xml:space="preserve">Change in confidence </w:t>
            </w:r>
            <w:del w:id="341" w:author="Manisha GOYAL" w:date="2018-04-09T01:09:00Z">
              <w:r w:rsidRPr="007C1690" w:rsidDel="00057023">
                <w:rPr>
                  <w:rFonts w:cs="Arial"/>
                  <w:b/>
                  <w:szCs w:val="18"/>
                  <w:lang w:val="en-SG"/>
                </w:rPr>
                <w:delText>Pre Training</w:delText>
              </w:r>
            </w:del>
            <w:ins w:id="342" w:author="Manisha GOYAL" w:date="2018-04-09T01:09:00Z">
              <w:r w:rsidR="00057023">
                <w:rPr>
                  <w:rFonts w:cs="Arial"/>
                  <w:b/>
                  <w:szCs w:val="18"/>
                  <w:lang w:val="en-SG"/>
                </w:rPr>
                <w:t>without training</w:t>
              </w:r>
            </w:ins>
          </w:p>
        </w:tc>
        <w:tc>
          <w:tcPr>
            <w:tcW w:w="3351" w:type="dxa"/>
          </w:tcPr>
          <w:p w14:paraId="7931EB3C" w14:textId="12783515" w:rsidR="00EF5CE9" w:rsidRPr="007C1690" w:rsidRDefault="00EF5CE9" w:rsidP="00057023">
            <w:pPr>
              <w:rPr>
                <w:rFonts w:cs="Arial"/>
                <w:b/>
                <w:szCs w:val="18"/>
                <w:lang w:val="en-SG"/>
              </w:rPr>
            </w:pPr>
            <w:r w:rsidRPr="007C1690">
              <w:rPr>
                <w:rFonts w:cs="Arial"/>
                <w:b/>
                <w:szCs w:val="18"/>
                <w:lang w:val="en-SG"/>
              </w:rPr>
              <w:t xml:space="preserve">Change in confidence </w:t>
            </w:r>
            <w:del w:id="343" w:author="Manisha GOYAL" w:date="2018-04-09T01:09:00Z">
              <w:r w:rsidRPr="007C1690" w:rsidDel="00057023">
                <w:rPr>
                  <w:rFonts w:cs="Arial"/>
                  <w:b/>
                  <w:szCs w:val="18"/>
                  <w:lang w:val="en-SG"/>
                </w:rPr>
                <w:delText>Post Training</w:delText>
              </w:r>
            </w:del>
            <w:ins w:id="344" w:author="Manisha GOYAL" w:date="2018-04-09T01:09:00Z">
              <w:r w:rsidR="00057023">
                <w:rPr>
                  <w:rFonts w:cs="Arial"/>
                  <w:b/>
                  <w:szCs w:val="18"/>
                  <w:lang w:val="en-SG"/>
                </w:rPr>
                <w:t>with training</w:t>
              </w:r>
            </w:ins>
          </w:p>
        </w:tc>
      </w:tr>
      <w:tr w:rsidR="00057023" w14:paraId="2FA5FC95" w14:textId="77777777" w:rsidTr="00B615F2">
        <w:tc>
          <w:tcPr>
            <w:tcW w:w="2339" w:type="dxa"/>
          </w:tcPr>
          <w:p w14:paraId="0A49BEF6" w14:textId="2A920AD8" w:rsidR="00EF5CE9" w:rsidRPr="007C1690" w:rsidRDefault="00EF5CE9" w:rsidP="007C1690">
            <w:pPr>
              <w:jc w:val="both"/>
              <w:rPr>
                <w:rFonts w:cs="Arial"/>
                <w:sz w:val="16"/>
                <w:szCs w:val="16"/>
                <w:u w:val="single"/>
                <w:lang w:val="en-SG"/>
              </w:rPr>
            </w:pPr>
            <w:r w:rsidRPr="007C1690">
              <w:rPr>
                <w:sz w:val="16"/>
                <w:szCs w:val="16"/>
                <w:lang w:val="en-SG"/>
              </w:rPr>
              <w:t>Citing References</w:t>
            </w:r>
          </w:p>
        </w:tc>
        <w:tc>
          <w:tcPr>
            <w:tcW w:w="3326" w:type="dxa"/>
          </w:tcPr>
          <w:p w14:paraId="4BE6F283" w14:textId="4CEB3AAF" w:rsidR="00EF5CE9" w:rsidRPr="007C1690" w:rsidRDefault="00015E9C" w:rsidP="00197284">
            <w:pPr>
              <w:rPr>
                <w:sz w:val="16"/>
                <w:szCs w:val="16"/>
                <w:lang w:val="en-SG"/>
              </w:rPr>
            </w:pPr>
            <w:r w:rsidRPr="007C1690">
              <w:rPr>
                <w:sz w:val="16"/>
                <w:szCs w:val="16"/>
                <w:lang w:val="en-SG"/>
              </w:rPr>
              <w:t>There is a positive shift in the confidence of SOSS, LKCSB and SOE</w:t>
            </w:r>
            <w:r w:rsidR="00442759">
              <w:rPr>
                <w:sz w:val="16"/>
                <w:szCs w:val="16"/>
                <w:lang w:val="en-SG"/>
              </w:rPr>
              <w:t xml:space="preserve"> </w:t>
            </w:r>
            <w:r w:rsidR="00442759" w:rsidRPr="00A249DD">
              <w:rPr>
                <w:sz w:val="16"/>
                <w:szCs w:val="16"/>
                <w:lang w:val="en-SG"/>
              </w:rPr>
              <w:t>students</w:t>
            </w:r>
            <w:r w:rsidRPr="007C1690">
              <w:rPr>
                <w:sz w:val="16"/>
                <w:szCs w:val="16"/>
                <w:lang w:val="en-SG"/>
              </w:rPr>
              <w:t xml:space="preserve">. </w:t>
            </w:r>
            <w:r w:rsidR="00442759">
              <w:rPr>
                <w:sz w:val="16"/>
                <w:szCs w:val="16"/>
                <w:lang w:val="en-SG"/>
              </w:rPr>
              <w:t>T</w:t>
            </w:r>
            <w:r w:rsidRPr="007C1690">
              <w:rPr>
                <w:sz w:val="16"/>
                <w:szCs w:val="16"/>
                <w:lang w:val="en-SG"/>
              </w:rPr>
              <w:t xml:space="preserve">he confidence </w:t>
            </w:r>
            <w:r w:rsidR="00442759">
              <w:rPr>
                <w:sz w:val="16"/>
                <w:szCs w:val="16"/>
                <w:lang w:val="en-SG"/>
              </w:rPr>
              <w:t>of</w:t>
            </w:r>
            <w:r w:rsidR="00442759" w:rsidRPr="007C1690">
              <w:rPr>
                <w:sz w:val="16"/>
                <w:szCs w:val="16"/>
                <w:lang w:val="en-SG"/>
              </w:rPr>
              <w:t xml:space="preserve"> </w:t>
            </w:r>
            <w:r w:rsidRPr="007C1690">
              <w:rPr>
                <w:sz w:val="16"/>
                <w:szCs w:val="16"/>
                <w:lang w:val="en-SG"/>
              </w:rPr>
              <w:t>SOL, SIS, and SOA students shows a negative shift.</w:t>
            </w:r>
          </w:p>
        </w:tc>
        <w:tc>
          <w:tcPr>
            <w:tcW w:w="3351" w:type="dxa"/>
          </w:tcPr>
          <w:p w14:paraId="5BEF12A8" w14:textId="77777777" w:rsidR="00015E9C" w:rsidRPr="007C1690" w:rsidRDefault="00015E9C" w:rsidP="00197284">
            <w:pPr>
              <w:rPr>
                <w:sz w:val="16"/>
                <w:szCs w:val="16"/>
                <w:lang w:val="en-SG"/>
              </w:rPr>
            </w:pPr>
            <w:r w:rsidRPr="007C1690">
              <w:rPr>
                <w:sz w:val="16"/>
                <w:szCs w:val="16"/>
                <w:lang w:val="en-SG"/>
              </w:rPr>
              <w:t xml:space="preserve">There is a positive shift in the confidence of students of all the schools. </w:t>
            </w:r>
          </w:p>
          <w:p w14:paraId="7DABAA58" w14:textId="77777777" w:rsidR="00015E9C" w:rsidRPr="007C1690" w:rsidRDefault="00015E9C" w:rsidP="00197284">
            <w:pPr>
              <w:rPr>
                <w:sz w:val="16"/>
                <w:szCs w:val="16"/>
              </w:rPr>
            </w:pPr>
          </w:p>
          <w:p w14:paraId="2027BDB8" w14:textId="3BBC8FD7" w:rsidR="00EF5CE9" w:rsidRPr="007C1690" w:rsidRDefault="00EF5CE9" w:rsidP="007C1690">
            <w:pPr>
              <w:jc w:val="both"/>
              <w:rPr>
                <w:rFonts w:cs="Arial"/>
                <w:sz w:val="16"/>
                <w:szCs w:val="16"/>
                <w:u w:val="single"/>
                <w:lang w:val="en-SG"/>
              </w:rPr>
            </w:pPr>
          </w:p>
        </w:tc>
      </w:tr>
      <w:tr w:rsidR="002015A6" w14:paraId="228B96F5" w14:textId="77777777" w:rsidTr="00B615F2">
        <w:tc>
          <w:tcPr>
            <w:tcW w:w="2339" w:type="dxa"/>
          </w:tcPr>
          <w:p w14:paraId="0DD7B793" w14:textId="65D4B572" w:rsidR="00EF5CE9" w:rsidRPr="007C1690" w:rsidRDefault="00EF5CE9" w:rsidP="007C1690">
            <w:pPr>
              <w:jc w:val="both"/>
              <w:rPr>
                <w:rFonts w:cs="Arial"/>
                <w:sz w:val="16"/>
                <w:szCs w:val="16"/>
                <w:u w:val="single"/>
                <w:lang w:val="en-SG"/>
              </w:rPr>
            </w:pPr>
            <w:r w:rsidRPr="007C1690">
              <w:rPr>
                <w:sz w:val="16"/>
                <w:szCs w:val="16"/>
                <w:lang w:val="en-SG"/>
              </w:rPr>
              <w:t>Creating Reference Lists</w:t>
            </w:r>
          </w:p>
        </w:tc>
        <w:tc>
          <w:tcPr>
            <w:tcW w:w="3326" w:type="dxa"/>
          </w:tcPr>
          <w:p w14:paraId="6FC257C7" w14:textId="530FD06B" w:rsidR="00EF5CE9" w:rsidRPr="007C1690" w:rsidRDefault="00900750" w:rsidP="00197284">
            <w:pPr>
              <w:rPr>
                <w:sz w:val="16"/>
                <w:szCs w:val="16"/>
                <w:lang w:val="en-SG"/>
              </w:rPr>
            </w:pPr>
            <w:r w:rsidRPr="007C1690">
              <w:rPr>
                <w:sz w:val="16"/>
                <w:szCs w:val="16"/>
                <w:lang w:val="en-SG"/>
              </w:rPr>
              <w:t>There is a positive shift in the confidence of SOL, SIS, LKCSB and SOA</w:t>
            </w:r>
            <w:r w:rsidR="00442759">
              <w:rPr>
                <w:sz w:val="16"/>
                <w:szCs w:val="16"/>
                <w:lang w:val="en-SG"/>
              </w:rPr>
              <w:t xml:space="preserve"> </w:t>
            </w:r>
            <w:r w:rsidR="00442759" w:rsidRPr="00A249DD">
              <w:rPr>
                <w:sz w:val="16"/>
                <w:szCs w:val="16"/>
                <w:lang w:val="en-SG"/>
              </w:rPr>
              <w:t>students</w:t>
            </w:r>
            <w:r w:rsidRPr="007C1690">
              <w:rPr>
                <w:sz w:val="16"/>
                <w:szCs w:val="16"/>
                <w:lang w:val="en-SG"/>
              </w:rPr>
              <w:t>.</w:t>
            </w:r>
            <w:r w:rsidR="00442759">
              <w:rPr>
                <w:sz w:val="16"/>
                <w:szCs w:val="16"/>
                <w:lang w:val="en-SG"/>
              </w:rPr>
              <w:t xml:space="preserve"> T</w:t>
            </w:r>
            <w:r w:rsidRPr="007C1690">
              <w:rPr>
                <w:sz w:val="16"/>
                <w:szCs w:val="16"/>
                <w:lang w:val="en-SG"/>
              </w:rPr>
              <w:t xml:space="preserve">he confidence </w:t>
            </w:r>
            <w:r w:rsidR="00442759">
              <w:rPr>
                <w:sz w:val="16"/>
                <w:szCs w:val="16"/>
                <w:lang w:val="en-SG"/>
              </w:rPr>
              <w:t>of</w:t>
            </w:r>
            <w:r w:rsidR="00442759" w:rsidRPr="007C1690">
              <w:rPr>
                <w:sz w:val="16"/>
                <w:szCs w:val="16"/>
                <w:lang w:val="en-SG"/>
              </w:rPr>
              <w:t xml:space="preserve"> </w:t>
            </w:r>
            <w:r w:rsidRPr="007C1690">
              <w:rPr>
                <w:sz w:val="16"/>
                <w:szCs w:val="16"/>
                <w:lang w:val="en-SG"/>
              </w:rPr>
              <w:t>SOSS, SOE, and SOA students shows a negative shift.</w:t>
            </w:r>
          </w:p>
        </w:tc>
        <w:tc>
          <w:tcPr>
            <w:tcW w:w="3351" w:type="dxa"/>
          </w:tcPr>
          <w:p w14:paraId="47BC6C17" w14:textId="1AEE61EF" w:rsidR="00EF5CE9" w:rsidRPr="007C1690" w:rsidRDefault="00900750" w:rsidP="00197284">
            <w:pPr>
              <w:rPr>
                <w:sz w:val="16"/>
                <w:szCs w:val="16"/>
                <w:lang w:val="en-SG"/>
              </w:rPr>
            </w:pPr>
            <w:r w:rsidRPr="007C1690">
              <w:rPr>
                <w:sz w:val="16"/>
                <w:szCs w:val="16"/>
                <w:lang w:val="en-SG"/>
              </w:rPr>
              <w:t>There is a positive shift in the confidence of SOA, SOSS, LKCSB, SOE and SIS</w:t>
            </w:r>
            <w:r w:rsidR="00442759">
              <w:rPr>
                <w:sz w:val="16"/>
                <w:szCs w:val="16"/>
                <w:lang w:val="en-SG"/>
              </w:rPr>
              <w:t xml:space="preserve"> </w:t>
            </w:r>
            <w:r w:rsidR="00442759" w:rsidRPr="00A249DD">
              <w:rPr>
                <w:sz w:val="16"/>
                <w:szCs w:val="16"/>
                <w:lang w:val="en-SG"/>
              </w:rPr>
              <w:t>students</w:t>
            </w:r>
            <w:r w:rsidRPr="007C1690">
              <w:rPr>
                <w:sz w:val="16"/>
                <w:szCs w:val="16"/>
                <w:lang w:val="en-SG"/>
              </w:rPr>
              <w:t xml:space="preserve">. </w:t>
            </w:r>
            <w:r w:rsidR="00442759">
              <w:rPr>
                <w:sz w:val="16"/>
                <w:szCs w:val="16"/>
                <w:lang w:val="en-SG"/>
              </w:rPr>
              <w:t>T</w:t>
            </w:r>
            <w:r w:rsidRPr="007C1690">
              <w:rPr>
                <w:sz w:val="16"/>
                <w:szCs w:val="16"/>
                <w:lang w:val="en-SG"/>
              </w:rPr>
              <w:t xml:space="preserve">he confidence </w:t>
            </w:r>
            <w:r w:rsidR="00442759">
              <w:rPr>
                <w:sz w:val="16"/>
                <w:szCs w:val="16"/>
                <w:lang w:val="en-SG"/>
              </w:rPr>
              <w:t>of</w:t>
            </w:r>
            <w:r w:rsidR="00442759" w:rsidRPr="007C1690">
              <w:rPr>
                <w:sz w:val="16"/>
                <w:szCs w:val="16"/>
                <w:lang w:val="en-SG"/>
              </w:rPr>
              <w:t xml:space="preserve"> </w:t>
            </w:r>
            <w:r w:rsidRPr="007C1690">
              <w:rPr>
                <w:sz w:val="16"/>
                <w:szCs w:val="16"/>
                <w:lang w:val="en-SG"/>
              </w:rPr>
              <w:t>SOL students shows a negative shift.</w:t>
            </w:r>
          </w:p>
        </w:tc>
      </w:tr>
      <w:tr w:rsidR="00057023" w14:paraId="61105949" w14:textId="77777777" w:rsidTr="00B615F2">
        <w:tc>
          <w:tcPr>
            <w:tcW w:w="2339" w:type="dxa"/>
          </w:tcPr>
          <w:p w14:paraId="602AFE5B" w14:textId="2C41BEA4" w:rsidR="00EF5CE9" w:rsidRPr="007C1690" w:rsidRDefault="00EF5CE9" w:rsidP="007C1690">
            <w:pPr>
              <w:jc w:val="both"/>
              <w:rPr>
                <w:rFonts w:cs="Arial"/>
                <w:sz w:val="16"/>
                <w:szCs w:val="16"/>
                <w:u w:val="single"/>
                <w:lang w:val="en-SG"/>
              </w:rPr>
            </w:pPr>
            <w:r w:rsidRPr="007C1690">
              <w:rPr>
                <w:sz w:val="16"/>
                <w:szCs w:val="16"/>
                <w:lang w:val="en-SG"/>
              </w:rPr>
              <w:t>Searching the Internet using Google</w:t>
            </w:r>
          </w:p>
        </w:tc>
        <w:tc>
          <w:tcPr>
            <w:tcW w:w="3326" w:type="dxa"/>
          </w:tcPr>
          <w:p w14:paraId="73A0A170" w14:textId="59EBF320" w:rsidR="00EF5CE9" w:rsidRPr="007C1690" w:rsidRDefault="00DC27D3" w:rsidP="00197284">
            <w:pPr>
              <w:rPr>
                <w:sz w:val="16"/>
                <w:szCs w:val="16"/>
                <w:lang w:val="en-SG"/>
              </w:rPr>
            </w:pPr>
            <w:r w:rsidRPr="007C1690">
              <w:rPr>
                <w:sz w:val="16"/>
                <w:szCs w:val="16"/>
                <w:lang w:val="en-SG"/>
              </w:rPr>
              <w:t>There is a positive shift in the confidence of students of all the schools.</w:t>
            </w:r>
          </w:p>
        </w:tc>
        <w:tc>
          <w:tcPr>
            <w:tcW w:w="3351" w:type="dxa"/>
          </w:tcPr>
          <w:p w14:paraId="283DAC86" w14:textId="4CD714B6" w:rsidR="00EF5CE9" w:rsidRPr="007C1690" w:rsidRDefault="00DC27D3" w:rsidP="00197284">
            <w:pPr>
              <w:rPr>
                <w:sz w:val="16"/>
                <w:szCs w:val="16"/>
                <w:lang w:val="en-SG"/>
              </w:rPr>
            </w:pPr>
            <w:r w:rsidRPr="007C1690">
              <w:rPr>
                <w:sz w:val="16"/>
                <w:szCs w:val="16"/>
                <w:lang w:val="en-SG"/>
              </w:rPr>
              <w:t>There is a positive shift in the confidence of students of all the schools.</w:t>
            </w:r>
          </w:p>
        </w:tc>
      </w:tr>
      <w:tr w:rsidR="00057023" w14:paraId="1035496A" w14:textId="77777777" w:rsidTr="00B615F2">
        <w:tc>
          <w:tcPr>
            <w:tcW w:w="2339" w:type="dxa"/>
          </w:tcPr>
          <w:p w14:paraId="4B3E1FBC" w14:textId="713B6674" w:rsidR="00EF5CE9" w:rsidRPr="007C1690" w:rsidRDefault="00EF5CE9" w:rsidP="007C1690">
            <w:pPr>
              <w:jc w:val="both"/>
              <w:rPr>
                <w:rFonts w:cs="Arial"/>
                <w:sz w:val="16"/>
                <w:szCs w:val="16"/>
                <w:u w:val="single"/>
                <w:lang w:val="en-SG"/>
              </w:rPr>
            </w:pPr>
            <w:r w:rsidRPr="007C1690">
              <w:rPr>
                <w:sz w:val="16"/>
                <w:szCs w:val="16"/>
                <w:lang w:val="en-SG"/>
              </w:rPr>
              <w:t>Searching using Keywords</w:t>
            </w:r>
          </w:p>
        </w:tc>
        <w:tc>
          <w:tcPr>
            <w:tcW w:w="3326" w:type="dxa"/>
          </w:tcPr>
          <w:p w14:paraId="5EC33820" w14:textId="15157EA7" w:rsidR="00EF5CE9" w:rsidRPr="007C1690" w:rsidRDefault="00443A3C" w:rsidP="00197284">
            <w:pPr>
              <w:rPr>
                <w:sz w:val="16"/>
                <w:szCs w:val="16"/>
                <w:lang w:val="en-SG"/>
              </w:rPr>
            </w:pPr>
            <w:r w:rsidRPr="007C1690">
              <w:rPr>
                <w:sz w:val="16"/>
                <w:szCs w:val="16"/>
                <w:lang w:val="en-SG"/>
              </w:rPr>
              <w:t>There is a positive shift in the confidence of SOL, SIS, SOSS,  SOA, and SOE</w:t>
            </w:r>
            <w:r w:rsidR="00442759">
              <w:rPr>
                <w:sz w:val="16"/>
                <w:szCs w:val="16"/>
                <w:lang w:val="en-SG"/>
              </w:rPr>
              <w:t xml:space="preserve"> </w:t>
            </w:r>
            <w:r w:rsidR="00442759" w:rsidRPr="00A249DD">
              <w:rPr>
                <w:sz w:val="16"/>
                <w:szCs w:val="16"/>
                <w:lang w:val="en-SG"/>
              </w:rPr>
              <w:t>students</w:t>
            </w:r>
            <w:r w:rsidRPr="007C1690">
              <w:rPr>
                <w:sz w:val="16"/>
                <w:szCs w:val="16"/>
                <w:lang w:val="en-SG"/>
              </w:rPr>
              <w:t>.</w:t>
            </w:r>
            <w:r w:rsidR="00442759">
              <w:rPr>
                <w:sz w:val="16"/>
                <w:szCs w:val="16"/>
                <w:lang w:val="en-SG"/>
              </w:rPr>
              <w:t xml:space="preserve"> T</w:t>
            </w:r>
            <w:r w:rsidRPr="007C1690">
              <w:rPr>
                <w:sz w:val="16"/>
                <w:szCs w:val="16"/>
                <w:lang w:val="en-SG"/>
              </w:rPr>
              <w:t xml:space="preserve">he confidence </w:t>
            </w:r>
            <w:r w:rsidR="00442759">
              <w:rPr>
                <w:sz w:val="16"/>
                <w:szCs w:val="16"/>
                <w:lang w:val="en-SG"/>
              </w:rPr>
              <w:t>of</w:t>
            </w:r>
            <w:r w:rsidR="00442759" w:rsidRPr="007C1690">
              <w:rPr>
                <w:sz w:val="16"/>
                <w:szCs w:val="16"/>
                <w:lang w:val="en-SG"/>
              </w:rPr>
              <w:t xml:space="preserve"> </w:t>
            </w:r>
            <w:r w:rsidRPr="007C1690">
              <w:rPr>
                <w:sz w:val="16"/>
                <w:szCs w:val="16"/>
                <w:lang w:val="en-SG"/>
              </w:rPr>
              <w:t>LKCSB students shows a negative shift.</w:t>
            </w:r>
          </w:p>
        </w:tc>
        <w:tc>
          <w:tcPr>
            <w:tcW w:w="3351" w:type="dxa"/>
          </w:tcPr>
          <w:p w14:paraId="62677F0C" w14:textId="77777777" w:rsidR="00443A3C" w:rsidRPr="007C1690" w:rsidRDefault="00443A3C" w:rsidP="00197284">
            <w:pPr>
              <w:rPr>
                <w:sz w:val="16"/>
                <w:szCs w:val="16"/>
                <w:lang w:val="en-SG"/>
              </w:rPr>
            </w:pPr>
            <w:r w:rsidRPr="007C1690">
              <w:rPr>
                <w:sz w:val="16"/>
                <w:szCs w:val="16"/>
                <w:lang w:val="en-SG"/>
              </w:rPr>
              <w:t>There is a positive shift in the confidence of students of all the schools.</w:t>
            </w:r>
          </w:p>
          <w:p w14:paraId="1FC62990" w14:textId="745E3FD1" w:rsidR="00EF5CE9" w:rsidRPr="007C1690" w:rsidRDefault="00EF5CE9" w:rsidP="007C1690">
            <w:pPr>
              <w:jc w:val="both"/>
              <w:rPr>
                <w:rFonts w:cs="Arial"/>
                <w:sz w:val="16"/>
                <w:szCs w:val="16"/>
                <w:u w:val="single"/>
                <w:lang w:val="en-SG"/>
              </w:rPr>
            </w:pPr>
          </w:p>
        </w:tc>
      </w:tr>
      <w:tr w:rsidR="00057023" w14:paraId="13048492" w14:textId="77777777" w:rsidTr="00B615F2">
        <w:tc>
          <w:tcPr>
            <w:tcW w:w="2339" w:type="dxa"/>
          </w:tcPr>
          <w:p w14:paraId="674E21A6" w14:textId="0ED657EB" w:rsidR="00EF5CE9" w:rsidRPr="007C1690" w:rsidRDefault="00EF5CE9" w:rsidP="007C1690">
            <w:pPr>
              <w:jc w:val="both"/>
              <w:rPr>
                <w:rFonts w:cs="Arial"/>
                <w:sz w:val="16"/>
                <w:szCs w:val="16"/>
                <w:u w:val="single"/>
                <w:lang w:val="en-SG"/>
              </w:rPr>
            </w:pPr>
            <w:r w:rsidRPr="007C1690">
              <w:rPr>
                <w:sz w:val="16"/>
                <w:szCs w:val="16"/>
                <w:lang w:val="en-SG"/>
              </w:rPr>
              <w:t>Evaluating Information</w:t>
            </w:r>
          </w:p>
        </w:tc>
        <w:tc>
          <w:tcPr>
            <w:tcW w:w="3326" w:type="dxa"/>
          </w:tcPr>
          <w:p w14:paraId="5EF50C48" w14:textId="48BEA4F4" w:rsidR="00EF5CE9" w:rsidRPr="007C1690" w:rsidRDefault="009A7505" w:rsidP="00197284">
            <w:pPr>
              <w:rPr>
                <w:sz w:val="16"/>
                <w:szCs w:val="16"/>
                <w:lang w:val="en-SG"/>
              </w:rPr>
            </w:pPr>
            <w:r w:rsidRPr="007C1690">
              <w:rPr>
                <w:sz w:val="16"/>
                <w:szCs w:val="16"/>
                <w:lang w:val="en-SG"/>
              </w:rPr>
              <w:t>There is a positive shift in the confidence of SIS, SOA, SOSS, LKCSB and SOE</w:t>
            </w:r>
            <w:r w:rsidR="00442759">
              <w:rPr>
                <w:sz w:val="16"/>
                <w:szCs w:val="16"/>
                <w:lang w:val="en-SG"/>
              </w:rPr>
              <w:t xml:space="preserve"> </w:t>
            </w:r>
            <w:r w:rsidR="00442759" w:rsidRPr="00A249DD">
              <w:rPr>
                <w:sz w:val="16"/>
                <w:szCs w:val="16"/>
                <w:lang w:val="en-SG"/>
              </w:rPr>
              <w:t>students</w:t>
            </w:r>
            <w:r w:rsidRPr="007C1690">
              <w:rPr>
                <w:sz w:val="16"/>
                <w:szCs w:val="16"/>
                <w:lang w:val="en-SG"/>
              </w:rPr>
              <w:t xml:space="preserve">. </w:t>
            </w:r>
            <w:r w:rsidR="00442759">
              <w:rPr>
                <w:sz w:val="16"/>
                <w:szCs w:val="16"/>
                <w:lang w:val="en-SG"/>
              </w:rPr>
              <w:t>T</w:t>
            </w:r>
            <w:r w:rsidRPr="007C1690">
              <w:rPr>
                <w:sz w:val="16"/>
                <w:szCs w:val="16"/>
                <w:lang w:val="en-SG"/>
              </w:rPr>
              <w:t xml:space="preserve">he confidence </w:t>
            </w:r>
            <w:r w:rsidR="00442759">
              <w:rPr>
                <w:sz w:val="16"/>
                <w:szCs w:val="16"/>
                <w:lang w:val="en-SG"/>
              </w:rPr>
              <w:t>of</w:t>
            </w:r>
            <w:r w:rsidR="00442759" w:rsidRPr="007C1690">
              <w:rPr>
                <w:sz w:val="16"/>
                <w:szCs w:val="16"/>
                <w:lang w:val="en-SG"/>
              </w:rPr>
              <w:t xml:space="preserve"> </w:t>
            </w:r>
            <w:r w:rsidRPr="007C1690">
              <w:rPr>
                <w:sz w:val="16"/>
                <w:szCs w:val="16"/>
                <w:lang w:val="en-SG"/>
              </w:rPr>
              <w:t>SOL students shows a negative shift.</w:t>
            </w:r>
          </w:p>
        </w:tc>
        <w:tc>
          <w:tcPr>
            <w:tcW w:w="3351" w:type="dxa"/>
          </w:tcPr>
          <w:p w14:paraId="2376CDA0" w14:textId="77777777" w:rsidR="009A7505" w:rsidRPr="007C1690" w:rsidRDefault="009A7505" w:rsidP="00197284">
            <w:pPr>
              <w:rPr>
                <w:sz w:val="16"/>
                <w:szCs w:val="16"/>
                <w:lang w:val="en-SG"/>
              </w:rPr>
            </w:pPr>
            <w:r w:rsidRPr="007C1690">
              <w:rPr>
                <w:sz w:val="16"/>
                <w:szCs w:val="16"/>
                <w:lang w:val="en-SG"/>
              </w:rPr>
              <w:t xml:space="preserve">There is a positive shift in the confidence of students of all the schools. </w:t>
            </w:r>
          </w:p>
          <w:p w14:paraId="00929902" w14:textId="024CFF91" w:rsidR="00EF5CE9" w:rsidRPr="007C1690" w:rsidRDefault="00EF5CE9" w:rsidP="007C1690">
            <w:pPr>
              <w:jc w:val="both"/>
              <w:rPr>
                <w:rFonts w:cs="Arial"/>
                <w:sz w:val="16"/>
                <w:szCs w:val="16"/>
                <w:u w:val="single"/>
                <w:lang w:val="en-SG"/>
              </w:rPr>
            </w:pPr>
          </w:p>
        </w:tc>
      </w:tr>
      <w:tr w:rsidR="00057023" w14:paraId="7F57C469" w14:textId="77777777" w:rsidTr="00B615F2">
        <w:tc>
          <w:tcPr>
            <w:tcW w:w="2339" w:type="dxa"/>
          </w:tcPr>
          <w:p w14:paraId="2F5E9A46" w14:textId="4FF79BE0" w:rsidR="00EF5CE9" w:rsidRPr="007C1690" w:rsidRDefault="00EF5CE9" w:rsidP="007C1690">
            <w:pPr>
              <w:jc w:val="both"/>
              <w:rPr>
                <w:rFonts w:cs="Arial"/>
                <w:sz w:val="16"/>
                <w:szCs w:val="16"/>
                <w:u w:val="single"/>
                <w:lang w:val="en-SG"/>
              </w:rPr>
            </w:pPr>
            <w:r w:rsidRPr="007C1690">
              <w:rPr>
                <w:sz w:val="16"/>
                <w:szCs w:val="16"/>
                <w:lang w:val="en-SG"/>
              </w:rPr>
              <w:t>Scoping your Topic</w:t>
            </w:r>
          </w:p>
        </w:tc>
        <w:tc>
          <w:tcPr>
            <w:tcW w:w="3326" w:type="dxa"/>
          </w:tcPr>
          <w:p w14:paraId="6121039A" w14:textId="69D58C8B" w:rsidR="00EF5CE9" w:rsidRPr="007C1690" w:rsidRDefault="006A2C98" w:rsidP="00197284">
            <w:pPr>
              <w:rPr>
                <w:sz w:val="16"/>
                <w:szCs w:val="16"/>
                <w:lang w:val="en-SG"/>
              </w:rPr>
            </w:pPr>
            <w:r w:rsidRPr="007C1690">
              <w:rPr>
                <w:sz w:val="16"/>
                <w:szCs w:val="16"/>
                <w:lang w:val="en-SG"/>
              </w:rPr>
              <w:t xml:space="preserve">There is a positive shift in the confidence of students of all the schools. </w:t>
            </w:r>
          </w:p>
        </w:tc>
        <w:tc>
          <w:tcPr>
            <w:tcW w:w="3351" w:type="dxa"/>
          </w:tcPr>
          <w:p w14:paraId="593C74C0" w14:textId="2F8664FF" w:rsidR="00EF5CE9" w:rsidRPr="007C1690" w:rsidRDefault="006A2C98" w:rsidP="00197284">
            <w:pPr>
              <w:rPr>
                <w:sz w:val="16"/>
                <w:szCs w:val="16"/>
                <w:lang w:val="en-SG"/>
              </w:rPr>
            </w:pPr>
            <w:r w:rsidRPr="007C1690">
              <w:rPr>
                <w:sz w:val="16"/>
                <w:szCs w:val="16"/>
                <w:lang w:val="en-SG"/>
              </w:rPr>
              <w:t xml:space="preserve">There is a positive shift in the confidence of students of all the schools. </w:t>
            </w:r>
          </w:p>
        </w:tc>
      </w:tr>
      <w:tr w:rsidR="00057023" w14:paraId="043C68EE" w14:textId="77777777" w:rsidTr="00B615F2">
        <w:tc>
          <w:tcPr>
            <w:tcW w:w="2339" w:type="dxa"/>
          </w:tcPr>
          <w:p w14:paraId="6516E81A" w14:textId="6923C17B" w:rsidR="00EF5CE9" w:rsidRPr="007C1690" w:rsidRDefault="00EF5CE9" w:rsidP="007C1690">
            <w:pPr>
              <w:jc w:val="both"/>
              <w:rPr>
                <w:rFonts w:cs="Arial"/>
                <w:sz w:val="16"/>
                <w:szCs w:val="16"/>
                <w:u w:val="single"/>
                <w:lang w:val="en-SG"/>
              </w:rPr>
            </w:pPr>
            <w:r w:rsidRPr="007C1690">
              <w:rPr>
                <w:sz w:val="16"/>
                <w:szCs w:val="16"/>
                <w:lang w:val="en-SG"/>
              </w:rPr>
              <w:t>Searching using Library Online Databases</w:t>
            </w:r>
          </w:p>
        </w:tc>
        <w:tc>
          <w:tcPr>
            <w:tcW w:w="3326" w:type="dxa"/>
          </w:tcPr>
          <w:p w14:paraId="304B2DDC" w14:textId="3855318D" w:rsidR="00EF5CE9" w:rsidRPr="007C1690" w:rsidRDefault="002245C0" w:rsidP="00197284">
            <w:pPr>
              <w:rPr>
                <w:sz w:val="16"/>
                <w:szCs w:val="16"/>
                <w:lang w:val="en-SG"/>
              </w:rPr>
            </w:pPr>
            <w:r w:rsidRPr="007C1690">
              <w:rPr>
                <w:sz w:val="16"/>
                <w:szCs w:val="16"/>
                <w:lang w:val="en-SG"/>
              </w:rPr>
              <w:t>There is a positive shift in the confidence of SIS, SOSS, SOA, and SOE</w:t>
            </w:r>
            <w:r w:rsidR="00442759">
              <w:rPr>
                <w:sz w:val="16"/>
                <w:szCs w:val="16"/>
                <w:lang w:val="en-SG"/>
              </w:rPr>
              <w:t xml:space="preserve"> </w:t>
            </w:r>
            <w:r w:rsidR="00442759" w:rsidRPr="00A249DD">
              <w:rPr>
                <w:sz w:val="16"/>
                <w:szCs w:val="16"/>
                <w:lang w:val="en-SG"/>
              </w:rPr>
              <w:t>students</w:t>
            </w:r>
            <w:r w:rsidRPr="007C1690">
              <w:rPr>
                <w:sz w:val="16"/>
                <w:szCs w:val="16"/>
                <w:lang w:val="en-SG"/>
              </w:rPr>
              <w:t>.</w:t>
            </w:r>
            <w:r w:rsidR="00442759">
              <w:rPr>
                <w:sz w:val="16"/>
                <w:szCs w:val="16"/>
                <w:lang w:val="en-SG"/>
              </w:rPr>
              <w:t>T</w:t>
            </w:r>
            <w:r w:rsidRPr="007C1690">
              <w:rPr>
                <w:sz w:val="16"/>
                <w:szCs w:val="16"/>
                <w:lang w:val="en-SG"/>
              </w:rPr>
              <w:t>he confidence for LKCSB and SOL students shows a negative shift.</w:t>
            </w:r>
          </w:p>
        </w:tc>
        <w:tc>
          <w:tcPr>
            <w:tcW w:w="3351" w:type="dxa"/>
          </w:tcPr>
          <w:p w14:paraId="59AB78D6" w14:textId="77777777" w:rsidR="002245C0" w:rsidRPr="007C1690" w:rsidRDefault="002245C0" w:rsidP="00197284">
            <w:pPr>
              <w:rPr>
                <w:sz w:val="16"/>
                <w:szCs w:val="16"/>
                <w:lang w:val="en-SG"/>
              </w:rPr>
            </w:pPr>
            <w:r w:rsidRPr="007C1690">
              <w:rPr>
                <w:sz w:val="16"/>
                <w:szCs w:val="16"/>
                <w:lang w:val="en-SG"/>
              </w:rPr>
              <w:t>There is a positive shift in the confidence of students of all the schools.</w:t>
            </w:r>
          </w:p>
          <w:p w14:paraId="517157A6" w14:textId="4A94248E" w:rsidR="00EF5CE9" w:rsidRPr="007C1690" w:rsidRDefault="00EF5CE9" w:rsidP="00A939C6">
            <w:pPr>
              <w:keepNext/>
              <w:jc w:val="both"/>
              <w:rPr>
                <w:rFonts w:cs="Arial"/>
                <w:sz w:val="16"/>
                <w:szCs w:val="16"/>
                <w:u w:val="single"/>
                <w:lang w:val="en-SG"/>
              </w:rPr>
              <w:pPrChange w:id="345" w:author="Manisha GOYAL" w:date="2018-04-09T01:08:00Z">
                <w:pPr>
                  <w:jc w:val="both"/>
                </w:pPr>
              </w:pPrChange>
            </w:pPr>
          </w:p>
        </w:tc>
      </w:tr>
    </w:tbl>
    <w:p w14:paraId="318E6F93" w14:textId="77E5B2DF" w:rsidR="00A939C6" w:rsidRDefault="00A939C6">
      <w:pPr>
        <w:pStyle w:val="Caption"/>
        <w:rPr>
          <w:ins w:id="346" w:author="Manisha GOYAL" w:date="2018-04-09T01:08:00Z"/>
        </w:rPr>
      </w:pPr>
      <w:ins w:id="347" w:author="Manisha GOYAL" w:date="2018-04-09T01:08:00Z">
        <w:r>
          <w:t xml:space="preserve">Table </w:t>
        </w:r>
        <w:r>
          <w:fldChar w:fldCharType="begin"/>
        </w:r>
        <w:r>
          <w:instrText xml:space="preserve"> SEQ Table \* ARABIC </w:instrText>
        </w:r>
      </w:ins>
      <w:r>
        <w:fldChar w:fldCharType="separate"/>
      </w:r>
      <w:ins w:id="348" w:author="Manisha GOYAL" w:date="2018-04-09T01:50:00Z">
        <w:r w:rsidR="003C1460">
          <w:t>3</w:t>
        </w:r>
      </w:ins>
      <w:ins w:id="349" w:author="Manisha GOYAL" w:date="2018-04-09T01:08:00Z">
        <w:r>
          <w:fldChar w:fldCharType="end"/>
        </w:r>
        <w:r>
          <w:t>. Comparison of confidence levels with and without training</w:t>
        </w:r>
      </w:ins>
    </w:p>
    <w:p w14:paraId="44E7057C" w14:textId="2A4B90A6" w:rsidR="00FC2DB4" w:rsidRPr="006954B5" w:rsidRDefault="0045279F" w:rsidP="00312C55">
      <w:pPr>
        <w:pStyle w:val="Heading1"/>
        <w:rPr>
          <w:rFonts w:eastAsiaTheme="majorEastAsia"/>
          <w:sz w:val="32"/>
          <w:lang w:val="en-SG"/>
        </w:rPr>
      </w:pPr>
      <w:r>
        <w:rPr>
          <w:rFonts w:eastAsiaTheme="majorEastAsia"/>
          <w:lang w:val="en-SG"/>
        </w:rPr>
        <w:t>7</w:t>
      </w:r>
      <w:r w:rsidR="00FC2DB4" w:rsidRPr="006954B5">
        <w:rPr>
          <w:rFonts w:eastAsiaTheme="majorEastAsia"/>
          <w:lang w:val="en-SG"/>
        </w:rPr>
        <w:t xml:space="preserve">. </w:t>
      </w:r>
      <w:r w:rsidR="00133192" w:rsidRPr="006954B5">
        <w:rPr>
          <w:rFonts w:eastAsiaTheme="majorEastAsia"/>
          <w:lang w:val="en-SG"/>
        </w:rPr>
        <w:t>CHI SQUARE TEST</w:t>
      </w:r>
    </w:p>
    <w:p w14:paraId="076CA1AF" w14:textId="5FB359E0" w:rsidR="006E0195" w:rsidRPr="006E0195" w:rsidRDefault="006E0195" w:rsidP="00062C6F">
      <w:pPr>
        <w:rPr>
          <w:rFonts w:ascii="Times New Roman" w:eastAsia="Times New Roman" w:hAnsi="Times New Roman" w:cs="Times New Roman"/>
          <w:lang w:val="en-IN"/>
        </w:rPr>
      </w:pPr>
      <w:r w:rsidRPr="006E0195">
        <w:rPr>
          <w:rFonts w:eastAsia="Times New Roman"/>
          <w:shd w:val="clear" w:color="auto" w:fill="FFFFFF"/>
          <w:lang w:val="en-IN"/>
        </w:rPr>
        <w:t xml:space="preserve">To establish whether the observed improvements were statistically significant, we conducted chi-squared goodness of fit tests. For each research skill category, pre levels of confidence were measured against postlevels. The sample </w:t>
      </w:r>
      <w:del w:id="350" w:author="Manisha GOYAL" w:date="2018-04-09T01:10:00Z">
        <w:r w:rsidRPr="006E0195" w:rsidDel="00421442">
          <w:rPr>
            <w:rFonts w:eastAsia="Times New Roman"/>
            <w:shd w:val="clear" w:color="auto" w:fill="FFFFFF"/>
            <w:lang w:val="en-IN"/>
          </w:rPr>
          <w:delText xml:space="preserve">that was </w:delText>
        </w:r>
      </w:del>
      <w:r w:rsidRPr="006E0195">
        <w:rPr>
          <w:rFonts w:eastAsia="Times New Roman"/>
          <w:shd w:val="clear" w:color="auto" w:fill="FFFFFF"/>
          <w:lang w:val="en-IN"/>
        </w:rPr>
        <w:t xml:space="preserve">chosen to conduct the </w:t>
      </w:r>
      <w:del w:id="351" w:author="Manisha GOYAL" w:date="2018-04-09T01:10:00Z">
        <w:r w:rsidRPr="006E0195" w:rsidDel="00E24F99">
          <w:rPr>
            <w:rFonts w:eastAsia="Times New Roman"/>
            <w:shd w:val="clear" w:color="auto" w:fill="FFFFFF"/>
            <w:lang w:val="en-IN"/>
          </w:rPr>
          <w:delText xml:space="preserve">statistical </w:delText>
        </w:r>
      </w:del>
      <w:r w:rsidRPr="006E0195">
        <w:rPr>
          <w:rFonts w:eastAsia="Times New Roman"/>
          <w:shd w:val="clear" w:color="auto" w:fill="FFFFFF"/>
          <w:lang w:val="en-IN"/>
        </w:rPr>
        <w:t xml:space="preserve">analysis </w:t>
      </w:r>
      <w:del w:id="352" w:author="Manisha GOYAL" w:date="2018-04-09T01:10:00Z">
        <w:r w:rsidRPr="006E0195" w:rsidDel="00E24F99">
          <w:rPr>
            <w:rFonts w:eastAsia="Times New Roman"/>
            <w:shd w:val="clear" w:color="auto" w:fill="FFFFFF"/>
            <w:lang w:val="en-IN"/>
          </w:rPr>
          <w:delText xml:space="preserve">were </w:delText>
        </w:r>
      </w:del>
      <w:ins w:id="353" w:author="Manisha GOYAL" w:date="2018-04-09T01:10:00Z">
        <w:r w:rsidR="00E24F99">
          <w:rPr>
            <w:rFonts w:eastAsia="Times New Roman"/>
            <w:shd w:val="clear" w:color="auto" w:fill="FFFFFF"/>
            <w:lang w:val="en-IN"/>
          </w:rPr>
          <w:t>was of</w:t>
        </w:r>
        <w:r w:rsidR="00E24F99" w:rsidRPr="006E0195">
          <w:rPr>
            <w:rFonts w:eastAsia="Times New Roman"/>
            <w:shd w:val="clear" w:color="auto" w:fill="FFFFFF"/>
            <w:lang w:val="en-IN"/>
          </w:rPr>
          <w:t xml:space="preserve"> </w:t>
        </w:r>
      </w:ins>
      <w:r w:rsidRPr="006E0195">
        <w:rPr>
          <w:rFonts w:eastAsia="Times New Roman"/>
          <w:shd w:val="clear" w:color="auto" w:fill="FFFFFF"/>
          <w:lang w:val="en-IN"/>
        </w:rPr>
        <w:t>students who had gone through training during the semester to allow</w:t>
      </w:r>
      <w:del w:id="354" w:author="Manisha GOYAL" w:date="2018-04-09T01:11:00Z">
        <w:r w:rsidRPr="006E0195" w:rsidDel="008D6A1C">
          <w:rPr>
            <w:rFonts w:eastAsia="Times New Roman"/>
            <w:shd w:val="clear" w:color="auto" w:fill="FFFFFF"/>
            <w:lang w:val="en-IN"/>
          </w:rPr>
          <w:delText xml:space="preserve"> for</w:delText>
        </w:r>
      </w:del>
      <w:r w:rsidRPr="006E0195">
        <w:rPr>
          <w:rFonts w:eastAsia="Times New Roman"/>
          <w:shd w:val="clear" w:color="auto" w:fill="FFFFFF"/>
          <w:lang w:val="en-IN"/>
        </w:rPr>
        <w:t xml:space="preserve"> us to conclude if the trainings had any real impact on confidence levels.</w:t>
      </w:r>
    </w:p>
    <w:p w14:paraId="6D836BEC" w14:textId="5BF269D8" w:rsidR="006E0195" w:rsidRPr="006E0195" w:rsidRDefault="006E0195" w:rsidP="00062C6F">
      <w:pPr>
        <w:rPr>
          <w:rFonts w:ascii="Times New Roman" w:eastAsia="Times New Roman" w:hAnsi="Times New Roman" w:cs="Times New Roman"/>
          <w:lang w:val="en-IN"/>
        </w:rPr>
      </w:pPr>
    </w:p>
    <w:p w14:paraId="65D02329" w14:textId="7397E063" w:rsidR="006E0195" w:rsidRPr="00062C6F" w:rsidRDefault="006E0195" w:rsidP="00062C6F">
      <w:pPr>
        <w:rPr>
          <w:rFonts w:ascii="Times New Roman" w:eastAsia="Times New Roman" w:hAnsi="Times New Roman" w:cs="Times New Roman"/>
          <w:szCs w:val="18"/>
          <w:lang w:val="en-IN"/>
        </w:rPr>
      </w:pPr>
      <w:r w:rsidRPr="00062C6F">
        <w:rPr>
          <w:rFonts w:eastAsia="Times New Roman"/>
          <w:color w:val="000000"/>
          <w:szCs w:val="18"/>
          <w:lang w:val="en-IN"/>
        </w:rPr>
        <w:t>H0: Pre-confidence and post-confidence are independent.</w:t>
      </w:r>
    </w:p>
    <w:p w14:paraId="7CE1C16B" w14:textId="4FBB465B" w:rsidR="006E0195" w:rsidRPr="00062C6F" w:rsidRDefault="006E0195" w:rsidP="00062C6F">
      <w:pPr>
        <w:rPr>
          <w:rFonts w:ascii="Times New Roman" w:eastAsia="Times New Roman" w:hAnsi="Times New Roman" w:cs="Times New Roman"/>
          <w:szCs w:val="18"/>
          <w:lang w:val="en-IN"/>
        </w:rPr>
      </w:pPr>
      <w:r w:rsidRPr="00062C6F">
        <w:rPr>
          <w:rFonts w:eastAsia="Times New Roman"/>
          <w:color w:val="000000"/>
          <w:szCs w:val="18"/>
          <w:lang w:val="en-IN"/>
        </w:rPr>
        <w:t>H1: H0 is false.</w:t>
      </w:r>
    </w:p>
    <w:p w14:paraId="771496B1" w14:textId="103A827D" w:rsidR="006E0195" w:rsidRPr="006E0195" w:rsidRDefault="006E0195" w:rsidP="006E0195">
      <w:pPr>
        <w:rPr>
          <w:rFonts w:ascii="Times New Roman" w:eastAsia="Times New Roman" w:hAnsi="Times New Roman" w:cs="Times New Roman"/>
          <w:noProof w:val="0"/>
          <w:lang w:val="en-IN"/>
        </w:rPr>
      </w:pPr>
    </w:p>
    <w:p w14:paraId="23B3CC6C" w14:textId="3637DCA1" w:rsidR="00A867FA" w:rsidRDefault="003F301B" w:rsidP="005E49F5">
      <w:pPr>
        <w:keepNext/>
      </w:pPr>
      <w:r>
        <w:pict w14:anchorId="4B4FCA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alt="https://lh4.googleusercontent.com/Nc0obyAMkd8NRXOgBvmMO1RdPIr2jWl5e4OQ18QBPdcyeQsUIVM2Gvdm3AEMnVcGt5ZJuXPKmXanCIoYhCPScNzDA9tkgYGgjOygpwiKvxg1IKjpvgauG1ARJD5FYgGNtposq6Gn" style="width:221.45pt;height:254.3pt;visibility:visible;mso-wrap-style:square;mso-wrap-edited:f;mso-width-percent:0;mso-height-percent:0;mso-width-percent:0;mso-height-percent:0" wrapcoords="-58 0 -58 21549 21600 21549 21600 0 -58 0" o:bordertopcolor="this" o:borderleftcolor="this" o:borderbottomcolor="this" o:borderrightcolor="this">
            <v:imagedata r:id="rId13" o:title="Nc0obyAMkd8NRXOgBvmMO1RdPIr2jWl5e4OQ18QBPdcyeQsUIVM2Gvdm3AEMnVcGt5ZJuXPKmXanCIoYhCPScNzDA9tkgYGgjOygpwiKvxg1IKjpvgauG1ARJD5FYgGNtposq6Gn"/>
          </v:shape>
        </w:pict>
      </w:r>
    </w:p>
    <w:p w14:paraId="511F7DC7" w14:textId="104389A0" w:rsidR="006E0195" w:rsidRDefault="00A867FA" w:rsidP="005E49F5">
      <w:pPr>
        <w:pStyle w:val="Caption"/>
        <w:rPr>
          <w:rFonts w:eastAsia="Times New Roman" w:cs="Arial"/>
          <w:noProof w:val="0"/>
          <w:color w:val="000000"/>
          <w:sz w:val="22"/>
          <w:szCs w:val="22"/>
          <w:lang w:val="en-IN"/>
        </w:rPr>
      </w:pPr>
      <w:r>
        <w:t xml:space="preserve">Figure </w:t>
      </w:r>
      <w:r>
        <w:fldChar w:fldCharType="begin"/>
      </w:r>
      <w:r>
        <w:instrText xml:space="preserve"> SEQ Figure \* ARABIC </w:instrText>
      </w:r>
      <w:r>
        <w:fldChar w:fldCharType="separate"/>
      </w:r>
      <w:ins w:id="355" w:author="Manisha GOYAL" w:date="2018-04-09T02:09:00Z">
        <w:r w:rsidR="00657C8C">
          <w:t>5</w:t>
        </w:r>
      </w:ins>
      <w:r>
        <w:fldChar w:fldCharType="end"/>
      </w:r>
      <w:r>
        <w:t>.</w:t>
      </w:r>
      <w:ins w:id="356" w:author="Microsoft Office User" w:date="2018-04-08T13:25:00Z">
        <w:r w:rsidR="00D07E2D">
          <w:t xml:space="preserve"> Change in confindence of students</w:t>
        </w:r>
      </w:ins>
      <w:ins w:id="357" w:author="Microsoft Office User" w:date="2018-04-08T13:28:00Z">
        <w:r w:rsidR="00740650">
          <w:t xml:space="preserve"> in </w:t>
        </w:r>
      </w:ins>
      <w:ins w:id="358" w:author="Manisha GOYAL" w:date="2018-04-09T01:11:00Z">
        <w:r w:rsidR="00DA46C6">
          <w:t>c</w:t>
        </w:r>
      </w:ins>
      <w:r w:rsidR="00740650">
        <w:t xml:space="preserve">reating </w:t>
      </w:r>
      <w:r w:rsidR="00DA46C6">
        <w:t>r</w:t>
      </w:r>
      <w:r w:rsidR="00740650">
        <w:t xml:space="preserve">eference </w:t>
      </w:r>
      <w:r w:rsidR="00DA46C6">
        <w:t>l</w:t>
      </w:r>
      <w:ins w:id="359" w:author="Microsoft Office User" w:date="2018-04-08T13:28:00Z">
        <w:r w:rsidR="00740650">
          <w:t>ists</w:t>
        </w:r>
      </w:ins>
      <w:ins w:id="360" w:author="Microsoft Office User" w:date="2018-04-08T13:25:00Z">
        <w:del w:id="361" w:author="Manisha GOYAL" w:date="2018-04-09T01:11:00Z">
          <w:r w:rsidR="00D07E2D" w:rsidDel="00DA46C6">
            <w:delText xml:space="preserve"> Pre and Post Survey</w:delText>
          </w:r>
        </w:del>
      </w:ins>
    </w:p>
    <w:p w14:paraId="277CCA17" w14:textId="3FC8A579" w:rsidR="006E0195" w:rsidRPr="006E0195" w:rsidRDefault="006E0195" w:rsidP="0008159B">
      <w:pPr>
        <w:rPr>
          <w:rFonts w:ascii="Times New Roman" w:eastAsia="Times New Roman" w:hAnsi="Times New Roman" w:cs="Times New Roman"/>
          <w:lang w:val="en-IN"/>
        </w:rPr>
      </w:pPr>
      <w:r w:rsidRPr="006E0195">
        <w:rPr>
          <w:rFonts w:eastAsia="Times New Roman"/>
          <w:lang w:val="en-IN"/>
        </w:rPr>
        <w:lastRenderedPageBreak/>
        <w:t>Since the p-value for our test is &lt;0.05, we have statistically significant evidence that H0 is false, i.e. pre-confidence and post-confidence for Creating Reference Lists are not independent.</w:t>
      </w:r>
    </w:p>
    <w:p w14:paraId="79618B80" w14:textId="77777777" w:rsidR="006E0195" w:rsidRPr="006E0195" w:rsidRDefault="006E0195" w:rsidP="0008159B">
      <w:pPr>
        <w:rPr>
          <w:rFonts w:ascii="Times New Roman" w:eastAsia="Times New Roman" w:hAnsi="Times New Roman" w:cs="Times New Roman"/>
          <w:lang w:val="en-IN"/>
        </w:rPr>
      </w:pPr>
    </w:p>
    <w:p w14:paraId="2E31A1B7" w14:textId="6497A067" w:rsidR="006E0195" w:rsidRPr="006E0195" w:rsidRDefault="006E0195" w:rsidP="0008159B">
      <w:pPr>
        <w:rPr>
          <w:rFonts w:ascii="Times New Roman" w:eastAsia="Times New Roman" w:hAnsi="Times New Roman" w:cs="Times New Roman"/>
          <w:lang w:val="en-IN"/>
        </w:rPr>
      </w:pPr>
      <w:r w:rsidRPr="006E0195">
        <w:rPr>
          <w:rFonts w:eastAsia="Times New Roman"/>
          <w:lang w:val="en-IN"/>
        </w:rPr>
        <w:t xml:space="preserve">We </w:t>
      </w:r>
      <w:del w:id="362" w:author="Manisha GOYAL" w:date="2018-04-09T01:12:00Z">
        <w:r w:rsidRPr="006E0195" w:rsidDel="00917069">
          <w:rPr>
            <w:rFonts w:eastAsia="Times New Roman"/>
            <w:lang w:val="en-IN"/>
          </w:rPr>
          <w:delText>can further analyse</w:delText>
        </w:r>
      </w:del>
      <w:ins w:id="363" w:author="Manisha GOYAL" w:date="2018-04-09T01:12:00Z">
        <w:r w:rsidR="00917069">
          <w:rPr>
            <w:rFonts w:eastAsia="Times New Roman"/>
            <w:lang w:val="en-IN"/>
          </w:rPr>
          <w:t>furthur analysed</w:t>
        </w:r>
      </w:ins>
      <w:r w:rsidRPr="006E0195">
        <w:rPr>
          <w:rFonts w:eastAsia="Times New Roman"/>
          <w:lang w:val="en-IN"/>
        </w:rPr>
        <w:t xml:space="preserve"> the contingency table to see the effectiveness of the training for Creating Reference Lists.</w:t>
      </w:r>
      <w:ins w:id="364" w:author="Manisha GOYAL" w:date="2018-04-09T01:12:00Z">
        <w:r w:rsidR="00C53064">
          <w:rPr>
            <w:rFonts w:eastAsia="Times New Roman"/>
            <w:lang w:val="en-IN"/>
          </w:rPr>
          <w:t xml:space="preserve"> </w:t>
        </w:r>
      </w:ins>
      <w:r w:rsidRPr="006E0195">
        <w:rPr>
          <w:rFonts w:eastAsia="Times New Roman"/>
          <w:lang w:val="en-IN"/>
        </w:rPr>
        <w:t>Notably, all respondents who reported “Not Confident At All” in the pre-survey experienced an improvement in their confidence, with 73.33% becoming “Confident” at the time of the post-survey.</w:t>
      </w:r>
    </w:p>
    <w:p w14:paraId="3DF15061" w14:textId="77777777" w:rsidR="00A867FA" w:rsidRPr="006E0195" w:rsidRDefault="00A867FA" w:rsidP="006E0195">
      <w:pPr>
        <w:rPr>
          <w:rFonts w:ascii="Times New Roman" w:eastAsia="Times New Roman" w:hAnsi="Times New Roman" w:cs="Times New Roman"/>
          <w:noProof w:val="0"/>
          <w:lang w:val="en-IN"/>
        </w:rPr>
      </w:pPr>
    </w:p>
    <w:p w14:paraId="77F3DCB5" w14:textId="2716F2B3" w:rsidR="00A867FA" w:rsidRDefault="003F301B" w:rsidP="005E49F5">
      <w:pPr>
        <w:keepNext/>
        <w:spacing w:line="360" w:lineRule="auto"/>
        <w:jc w:val="both"/>
      </w:pPr>
      <w:r>
        <w:pict w14:anchorId="2505504B">
          <v:shape id="Picture 4" o:spid="_x0000_i1026" type="#_x0000_t75" alt="https://lh6.googleusercontent.com/OuThnleZ4sn-knWq6-QGFid5ZvOgAagNuclRyXqOQ1GxWTOlXWQ3O84A1caPFqcz1yu_65yt2smy5lxqEfz4QZhc3ZEmvrhXtRpwGQ6y548sDq1XFElXZqBT7ffFlPypRMZ22IH6" style="width:232.4pt;height:243.35pt;visibility:visible;mso-wrap-style:square;mso-wrap-edited:f;mso-width-percent:0;mso-height-percent:0;mso-width-percent:0;mso-height-percent:0" wrapcoords="-52 0 -52 21551 21600 21551 21600 0 -52 0">
            <v:imagedata r:id="rId14" o:title="OuThnleZ4sn-knWq6-QGFid5ZvOgAagNuclRyXqOQ1GxWTOlXWQ3O84A1caPFqcz1yu_65yt2smy5lxqEfz4QZhc3ZEmvrhXtRpwGQ6y548sDq1XFElXZqBT7ffFlPypRMZ22IH6"/>
          </v:shape>
        </w:pict>
      </w:r>
    </w:p>
    <w:p w14:paraId="61670A4E" w14:textId="5EA4410C" w:rsidR="00A867FA" w:rsidRDefault="00A867FA" w:rsidP="005E49F5">
      <w:pPr>
        <w:pStyle w:val="Caption"/>
        <w:jc w:val="both"/>
      </w:pPr>
      <w:r>
        <w:t xml:space="preserve">Figure </w:t>
      </w:r>
      <w:r>
        <w:fldChar w:fldCharType="begin"/>
      </w:r>
      <w:r>
        <w:instrText xml:space="preserve"> SEQ Figure \* ARABIC </w:instrText>
      </w:r>
      <w:r>
        <w:fldChar w:fldCharType="separate"/>
      </w:r>
      <w:ins w:id="365" w:author="Manisha GOYAL" w:date="2018-04-09T02:09:00Z">
        <w:r w:rsidR="00657C8C">
          <w:t>6</w:t>
        </w:r>
      </w:ins>
      <w:r>
        <w:fldChar w:fldCharType="end"/>
      </w:r>
      <w:r>
        <w:t>.</w:t>
      </w:r>
      <w:ins w:id="366" w:author="Microsoft Office User" w:date="2018-04-08T13:29:00Z">
        <w:r w:rsidR="00740650">
          <w:t xml:space="preserve"> Change in confindence of students in Searching Library Online Databases</w:t>
        </w:r>
        <w:del w:id="367" w:author="Manisha GOYAL" w:date="2018-04-09T01:13:00Z">
          <w:r w:rsidR="00740650" w:rsidDel="00DF7883">
            <w:delText xml:space="preserve"> Pre and Post Survey</w:delText>
          </w:r>
        </w:del>
      </w:ins>
    </w:p>
    <w:p w14:paraId="75D4D479" w14:textId="25561AA9" w:rsidR="006E0195" w:rsidRPr="006E0195" w:rsidDel="00131460" w:rsidRDefault="00A867FA" w:rsidP="00612B8B">
      <w:pPr>
        <w:rPr>
          <w:del w:id="368" w:author="Microsoft Office User" w:date="2018-04-08T16:14:00Z"/>
          <w:rFonts w:ascii="Times New Roman" w:eastAsia="Times New Roman" w:hAnsi="Times New Roman" w:cs="Times New Roman"/>
          <w:lang w:val="en-IN"/>
        </w:rPr>
      </w:pPr>
      <w:del w:id="369" w:author="Microsoft Office User" w:date="2018-04-08T16:13:00Z">
        <w:r w:rsidDel="00131460">
          <w:rPr>
            <w:rFonts w:eastAsia="Times New Roman"/>
            <w:lang w:val="en-IN"/>
          </w:rPr>
          <w:delText>Since</w:delText>
        </w:r>
        <w:r w:rsidR="006E0195" w:rsidRPr="006E0195" w:rsidDel="00131460">
          <w:rPr>
            <w:rFonts w:eastAsia="Times New Roman"/>
            <w:lang w:val="en-IN"/>
          </w:rPr>
          <w:delText xml:space="preserve"> the p-value for our test is &lt;0.05, we have</w:delText>
        </w:r>
      </w:del>
      <w:ins w:id="370" w:author="Microsoft Office User" w:date="2018-04-08T16:13:00Z">
        <w:r w:rsidR="00131460">
          <w:rPr>
            <w:rFonts w:eastAsia="Times New Roman"/>
            <w:lang w:val="en-IN"/>
          </w:rPr>
          <w:t>With a</w:t>
        </w:r>
      </w:ins>
      <w:r w:rsidR="006E0195" w:rsidRPr="006E0195">
        <w:rPr>
          <w:rFonts w:eastAsia="Times New Roman"/>
          <w:lang w:val="en-IN"/>
        </w:rPr>
        <w:t xml:space="preserve"> statistically significant </w:t>
      </w:r>
      <w:ins w:id="371" w:author="Microsoft Office User" w:date="2018-04-08T16:14:00Z">
        <w:r w:rsidR="00131460">
          <w:rPr>
            <w:rFonts w:eastAsia="Times New Roman"/>
            <w:lang w:val="en-IN"/>
          </w:rPr>
          <w:t xml:space="preserve">test, </w:t>
        </w:r>
      </w:ins>
      <w:del w:id="372" w:author="Microsoft Office User" w:date="2018-04-08T16:14:00Z">
        <w:r w:rsidR="006E0195" w:rsidRPr="006E0195" w:rsidDel="00131460">
          <w:rPr>
            <w:rFonts w:eastAsia="Times New Roman"/>
            <w:lang w:val="en-IN"/>
          </w:rPr>
          <w:delText>evidence that H0 is false, i.e.</w:delText>
        </w:r>
      </w:del>
      <w:ins w:id="373" w:author="Microsoft Office User" w:date="2018-04-08T16:14:00Z">
        <w:r w:rsidR="00131460">
          <w:rPr>
            <w:rFonts w:eastAsia="Times New Roman"/>
            <w:lang w:val="en-IN"/>
          </w:rPr>
          <w:t>we conclude that</w:t>
        </w:r>
      </w:ins>
      <w:r w:rsidR="006E0195" w:rsidRPr="006E0195">
        <w:rPr>
          <w:rFonts w:eastAsia="Times New Roman"/>
          <w:lang w:val="en-IN"/>
        </w:rPr>
        <w:t xml:space="preserve"> pre-confidence and post-confidence for Searching Library Online Databases are not independent.</w:t>
      </w:r>
      <w:ins w:id="374" w:author="Microsoft Office User" w:date="2018-04-08T16:14:00Z">
        <w:r w:rsidR="00131460">
          <w:rPr>
            <w:rFonts w:eastAsia="Times New Roman"/>
            <w:lang w:val="en-IN"/>
          </w:rPr>
          <w:t xml:space="preserve"> </w:t>
        </w:r>
      </w:ins>
    </w:p>
    <w:p w14:paraId="00E82976" w14:textId="77777777" w:rsidR="006E0195" w:rsidRPr="006E0195" w:rsidDel="00131460" w:rsidRDefault="006E0195" w:rsidP="00612B8B">
      <w:pPr>
        <w:rPr>
          <w:del w:id="375" w:author="Microsoft Office User" w:date="2018-04-08T16:14:00Z"/>
          <w:rFonts w:ascii="Times New Roman" w:eastAsia="Times New Roman" w:hAnsi="Times New Roman" w:cs="Times New Roman"/>
          <w:lang w:val="en-IN"/>
        </w:rPr>
      </w:pPr>
    </w:p>
    <w:p w14:paraId="658B3EF3" w14:textId="16166F7A" w:rsidR="006E0195" w:rsidRDefault="006E0195" w:rsidP="00BC5C66">
      <w:pPr>
        <w:rPr>
          <w:ins w:id="376" w:author="Microsoft Office User" w:date="2018-04-08T16:14:00Z"/>
          <w:rFonts w:eastAsia="Times New Roman"/>
          <w:lang w:val="en-IN"/>
        </w:rPr>
      </w:pPr>
      <w:del w:id="377" w:author="Microsoft Office User" w:date="2018-04-08T16:14:00Z">
        <w:r w:rsidRPr="006E0195" w:rsidDel="00131460">
          <w:rPr>
            <w:rFonts w:eastAsia="Times New Roman"/>
            <w:lang w:val="en-IN"/>
          </w:rPr>
          <w:delText>We can further analyse the contingency table to see the effectiveness of the training for Searching Library Online Databases.  </w:delText>
        </w:r>
      </w:del>
      <w:r w:rsidRPr="006E0195">
        <w:rPr>
          <w:rFonts w:eastAsia="Times New Roman"/>
          <w:lang w:val="en-IN"/>
        </w:rPr>
        <w:t>Results seem generally positive. However, 10% of students who reported “Not Confident At All” did not experience any improvement at the end of the semester. Further, 12.5% became “Slightly Confident” and almost half, 45%, reported “Somewhat Confident”. This indicates that the training for Searching Library Online Databases might not be very effective.</w:t>
      </w:r>
    </w:p>
    <w:p w14:paraId="64FF510F" w14:textId="77777777" w:rsidR="00131460" w:rsidRPr="006E0195" w:rsidRDefault="00131460" w:rsidP="00BC5C66">
      <w:pPr>
        <w:rPr>
          <w:rFonts w:ascii="Times New Roman" w:eastAsia="Times New Roman" w:hAnsi="Times New Roman" w:cs="Times New Roman"/>
          <w:lang w:val="en-IN"/>
        </w:rPr>
      </w:pPr>
    </w:p>
    <w:p w14:paraId="2B6C8BC5" w14:textId="61E06AC3" w:rsidR="00A867FA" w:rsidRDefault="003F301B" w:rsidP="005E49F5">
      <w:pPr>
        <w:keepNext/>
        <w:spacing w:line="360" w:lineRule="auto"/>
        <w:jc w:val="both"/>
      </w:pPr>
      <w:r>
        <w:pict w14:anchorId="66A25CD0">
          <v:shape id="Picture 16" o:spid="_x0000_i1027" type="#_x0000_t75" alt="https://lh6.googleusercontent.com/AO4aHFa7CTbjW4hxiEacohThGx8h0yFTFWP3093I38cMGZS4wHVJTO2-jkPAv_ZAnoP7b7Qi_OLeTXFBb0ZC2HhZw7oOStkqAreDsgdxtBVmvLSsg9Yqogj9BMEO-jQAopQhNplJ" style="width:241.5pt;height:237.85pt;visibility:visible;mso-wrap-style:square;mso-wrap-edited:f;mso-width-percent:0;mso-height-percent:0;mso-width-percent:0;mso-height-percent:0" wrapcoords="-51 0 -51 21548 21600 21548 21600 0 -51 0">
            <v:imagedata r:id="rId15" o:title="AO4aHFa7CTbjW4hxiEacohThGx8h0yFTFWP3093I38cMGZS4wHVJTO2-jkPAv_ZAnoP7b7Qi_OLeTXFBb0ZC2HhZw7oOStkqAreDsgdxtBVmvLSsg9Yqogj9BMEO-jQAopQhNplJ"/>
          </v:shape>
        </w:pict>
      </w:r>
    </w:p>
    <w:p w14:paraId="7E3AD3B0" w14:textId="587398FA" w:rsidR="00A867FA" w:rsidRDefault="00A867FA" w:rsidP="005E49F5">
      <w:pPr>
        <w:pStyle w:val="Caption"/>
        <w:jc w:val="both"/>
      </w:pPr>
      <w:r>
        <w:t xml:space="preserve">Figure </w:t>
      </w:r>
      <w:r>
        <w:fldChar w:fldCharType="begin"/>
      </w:r>
      <w:r>
        <w:instrText xml:space="preserve"> SEQ Figure \* ARABIC </w:instrText>
      </w:r>
      <w:r>
        <w:fldChar w:fldCharType="separate"/>
      </w:r>
      <w:ins w:id="378" w:author="Manisha GOYAL" w:date="2018-04-09T02:09:00Z">
        <w:r w:rsidR="00657C8C">
          <w:t>7</w:t>
        </w:r>
      </w:ins>
      <w:r>
        <w:fldChar w:fldCharType="end"/>
      </w:r>
      <w:r>
        <w:t>.</w:t>
      </w:r>
      <w:ins w:id="379" w:author="Microsoft Office User" w:date="2018-04-08T13:29:00Z">
        <w:r w:rsidR="00740650" w:rsidRPr="00740650">
          <w:t xml:space="preserve"> </w:t>
        </w:r>
        <w:r w:rsidR="00740650">
          <w:t>Change in confindence of students in Searching the Internet using Google</w:t>
        </w:r>
        <w:del w:id="380" w:author="Manisha GOYAL" w:date="2018-04-09T01:13:00Z">
          <w:r w:rsidR="00740650" w:rsidDel="00F3791B">
            <w:delText xml:space="preserve"> Pre and Post Survey</w:delText>
          </w:r>
        </w:del>
      </w:ins>
    </w:p>
    <w:p w14:paraId="3FA53104" w14:textId="416A5B44" w:rsidR="00612B8B" w:rsidRPr="006E0195" w:rsidRDefault="006E0195" w:rsidP="00001AAF">
      <w:pPr>
        <w:rPr>
          <w:rFonts w:ascii="Times New Roman" w:eastAsia="Times New Roman" w:hAnsi="Times New Roman" w:cs="Times New Roman"/>
          <w:lang w:val="en-IN"/>
        </w:rPr>
      </w:pPr>
      <w:r w:rsidRPr="006E0195">
        <w:rPr>
          <w:rFonts w:eastAsia="Times New Roman"/>
          <w:lang w:val="en-IN"/>
        </w:rPr>
        <w:t xml:space="preserve">The Pearson statistic for the test </w:t>
      </w:r>
      <w:del w:id="381" w:author="Manisha GOYAL" w:date="2018-04-09T01:14:00Z">
        <w:r w:rsidRPr="006E0195" w:rsidDel="007C246B">
          <w:rPr>
            <w:rFonts w:eastAsia="Times New Roman"/>
            <w:lang w:val="en-IN"/>
          </w:rPr>
          <w:delText xml:space="preserve">done </w:delText>
        </w:r>
      </w:del>
      <w:r w:rsidRPr="006E0195">
        <w:rPr>
          <w:rFonts w:eastAsia="Times New Roman"/>
          <w:lang w:val="en-IN"/>
        </w:rPr>
        <w:t>on Searching the Internet Using Google was not significant</w:t>
      </w:r>
      <w:ins w:id="382" w:author="Manisha GOYAL" w:date="2018-04-09T01:15:00Z">
        <w:r w:rsidR="009A3706">
          <w:rPr>
            <w:rFonts w:eastAsia="Times New Roman"/>
            <w:lang w:val="en-IN"/>
          </w:rPr>
          <w:t xml:space="preserve"> </w:t>
        </w:r>
        <w:r w:rsidR="009A3706" w:rsidRPr="006E0195">
          <w:rPr>
            <w:rFonts w:eastAsia="Times New Roman"/>
            <w:lang w:val="en-IN"/>
          </w:rPr>
          <w:t>at the 5% level of significance</w:t>
        </w:r>
      </w:ins>
      <w:del w:id="383" w:author="Manisha GOYAL" w:date="2018-04-09T01:14:00Z">
        <w:r w:rsidRPr="006E0195" w:rsidDel="007C246B">
          <w:rPr>
            <w:rFonts w:eastAsia="Times New Roman"/>
            <w:lang w:val="en-IN"/>
          </w:rPr>
          <w:delText xml:space="preserve"> at the 5% level of significance</w:delText>
        </w:r>
      </w:del>
      <w:r w:rsidRPr="006E0195">
        <w:rPr>
          <w:rFonts w:eastAsia="Times New Roman"/>
          <w:lang w:val="en-IN"/>
        </w:rPr>
        <w:t>. Thus, we cannot reject H0 and conclude that there is no evidence of a relationship between pre and post levels of confidence for this skill. This implies that training might not have been effective.</w:t>
      </w:r>
      <w:r w:rsidR="00A867FA" w:rsidRPr="006E0195" w:rsidDel="00A867FA">
        <w:rPr>
          <w:rFonts w:ascii="Times New Roman" w:eastAsia="Times New Roman" w:hAnsi="Times New Roman" w:cs="Times New Roman"/>
          <w:lang w:val="en-IN"/>
        </w:rPr>
        <w:t xml:space="preserve"> </w:t>
      </w:r>
    </w:p>
    <w:p w14:paraId="38A5F7AF" w14:textId="77777777" w:rsidR="006E0195" w:rsidRDefault="006E0195" w:rsidP="006E0195">
      <w:pPr>
        <w:rPr>
          <w:rFonts w:eastAsia="Times New Roman" w:cs="Arial"/>
          <w:noProof w:val="0"/>
          <w:color w:val="000000"/>
          <w:sz w:val="22"/>
          <w:szCs w:val="22"/>
          <w:lang w:val="en-IN"/>
        </w:rPr>
      </w:pPr>
    </w:p>
    <w:p w14:paraId="0DA6C113" w14:textId="1B74BDC2" w:rsidR="00A867FA" w:rsidRDefault="003F301B" w:rsidP="005E49F5">
      <w:pPr>
        <w:keepNext/>
      </w:pPr>
      <w:r>
        <w:pict w14:anchorId="2890ED58">
          <v:shape id="Picture 19" o:spid="_x0000_i1028" type="#_x0000_t75" alt="https://lh6.googleusercontent.com/MPbZsCDIjN2ZsTIg28yQhj_59GyLFS7v9UXVj5U7KzvVkHfA9YH2AdvPmUSFZ8AXFzGR7eFvAc5ZyUuHdn1gWGVjm5y7-0jO-GUYD6R5g5GxJUPLJ7i3tEz_dOQOL9KwqIF0OppC" style="width:247.9pt;height:284.35pt;visibility:visible;mso-wrap-style:square;mso-wrap-edited:f;mso-width-percent:0;mso-height-percent:0;mso-width-percent:0;mso-height-percent:0" wrapcoords="-54 0 -54 21553 21600 21553 21600 0 -54 0">
            <v:imagedata r:id="rId16" o:title="MPbZsCDIjN2ZsTIg28yQhj_59GyLFS7v9UXVj5U7KzvVkHfA9YH2AdvPmUSFZ8AXFzGR7eFvAc5ZyUuHdn1gWGVjm5y7-0jO-GUYD6R5g5GxJUPLJ7i3tEz_dOQOL9KwqIF0OppC"/>
          </v:shape>
        </w:pict>
      </w:r>
    </w:p>
    <w:p w14:paraId="5149B91D" w14:textId="52A4FC1F" w:rsidR="00A867FA" w:rsidRDefault="00A867FA" w:rsidP="00A867FA">
      <w:pPr>
        <w:pStyle w:val="Caption"/>
      </w:pPr>
      <w:r>
        <w:t xml:space="preserve">Figure </w:t>
      </w:r>
      <w:r>
        <w:fldChar w:fldCharType="begin"/>
      </w:r>
      <w:r>
        <w:instrText xml:space="preserve"> SEQ Figure \* ARABIC </w:instrText>
      </w:r>
      <w:r>
        <w:fldChar w:fldCharType="separate"/>
      </w:r>
      <w:ins w:id="384" w:author="Manisha GOYAL" w:date="2018-04-09T02:09:00Z">
        <w:r w:rsidR="00657C8C">
          <w:t>8</w:t>
        </w:r>
      </w:ins>
      <w:r>
        <w:fldChar w:fldCharType="end"/>
      </w:r>
      <w:r>
        <w:t>.</w:t>
      </w:r>
      <w:ins w:id="385" w:author="Microsoft Office User" w:date="2018-04-08T13:29:00Z">
        <w:r w:rsidR="00740650">
          <w:t xml:space="preserve"> Change in confindence of students in </w:t>
        </w:r>
      </w:ins>
      <w:ins w:id="386" w:author="Microsoft Office User" w:date="2018-04-08T13:30:00Z">
        <w:r w:rsidR="00740650">
          <w:t>Evaluating Information</w:t>
        </w:r>
      </w:ins>
      <w:ins w:id="387" w:author="Microsoft Office User" w:date="2018-04-08T13:29:00Z">
        <w:r w:rsidR="00740650">
          <w:t xml:space="preserve"> Lists</w:t>
        </w:r>
        <w:del w:id="388" w:author="Manisha GOYAL" w:date="2018-04-09T01:14:00Z">
          <w:r w:rsidR="00740650" w:rsidDel="00D87DA7">
            <w:delText xml:space="preserve"> Pre and Post Survey</w:delText>
          </w:r>
        </w:del>
      </w:ins>
    </w:p>
    <w:p w14:paraId="47642133" w14:textId="395CF86C" w:rsidR="006E0195" w:rsidRPr="006E0195" w:rsidDel="00665D01" w:rsidRDefault="006E0195" w:rsidP="00001AAF">
      <w:pPr>
        <w:rPr>
          <w:del w:id="389" w:author="Microsoft Office User" w:date="2018-04-08T16:15:00Z"/>
          <w:rFonts w:ascii="Times New Roman" w:eastAsia="Times New Roman" w:hAnsi="Times New Roman" w:cs="Times New Roman"/>
          <w:lang w:val="en-IN"/>
        </w:rPr>
      </w:pPr>
      <w:del w:id="390" w:author="Microsoft Office User" w:date="2018-04-08T16:14:00Z">
        <w:r w:rsidRPr="006E0195" w:rsidDel="00131460">
          <w:rPr>
            <w:rFonts w:eastAsia="Times New Roman"/>
            <w:lang w:val="en-IN"/>
          </w:rPr>
          <w:delText>Since the p-value for our test is &lt;0.05, we have statistically significant evidence that H0 is false, i.e.</w:delText>
        </w:r>
      </w:del>
      <w:ins w:id="391" w:author="Microsoft Office User" w:date="2018-04-08T16:14:00Z">
        <w:r w:rsidR="00131460">
          <w:rPr>
            <w:rFonts w:eastAsia="Times New Roman"/>
            <w:lang w:val="en-IN"/>
          </w:rPr>
          <w:t xml:space="preserve">With a statictically significant </w:t>
        </w:r>
      </w:ins>
      <w:ins w:id="392" w:author="Microsoft Office User" w:date="2018-04-08T16:15:00Z">
        <w:r w:rsidR="00665D01">
          <w:rPr>
            <w:rFonts w:eastAsia="Times New Roman"/>
            <w:lang w:val="en-IN"/>
          </w:rPr>
          <w:t>test, we conclude that</w:t>
        </w:r>
      </w:ins>
      <w:r w:rsidRPr="006E0195">
        <w:rPr>
          <w:rFonts w:eastAsia="Times New Roman"/>
          <w:lang w:val="en-IN"/>
        </w:rPr>
        <w:t xml:space="preserve"> pre-confidence and post-confidence for Evaluating Information are not independent.</w:t>
      </w:r>
      <w:ins w:id="393" w:author="Microsoft Office User" w:date="2018-04-08T16:15:00Z">
        <w:r w:rsidR="00665D01">
          <w:rPr>
            <w:rFonts w:eastAsia="Times New Roman"/>
            <w:lang w:val="en-IN"/>
          </w:rPr>
          <w:t xml:space="preserve"> </w:t>
        </w:r>
      </w:ins>
    </w:p>
    <w:p w14:paraId="675A8B40" w14:textId="57AB6888" w:rsidR="006E0195" w:rsidRPr="006E0195" w:rsidDel="00665D01" w:rsidRDefault="006E0195" w:rsidP="00001AAF">
      <w:pPr>
        <w:rPr>
          <w:del w:id="394" w:author="Microsoft Office User" w:date="2018-04-08T16:15:00Z"/>
          <w:rFonts w:ascii="Times New Roman" w:eastAsia="Times New Roman" w:hAnsi="Times New Roman" w:cs="Times New Roman"/>
          <w:lang w:val="en-IN"/>
        </w:rPr>
      </w:pPr>
    </w:p>
    <w:p w14:paraId="0E602ECD" w14:textId="3CEBD705" w:rsidR="006E0195" w:rsidRDefault="006E0195" w:rsidP="005E49F5">
      <w:pPr>
        <w:rPr>
          <w:rFonts w:ascii="Times New Roman" w:eastAsia="Times New Roman" w:hAnsi="Times New Roman" w:cs="Times New Roman"/>
          <w:noProof w:val="0"/>
          <w:lang w:val="en-IN"/>
        </w:rPr>
      </w:pPr>
      <w:del w:id="395" w:author="Microsoft Office User" w:date="2018-04-08T16:15:00Z">
        <w:r w:rsidRPr="006E0195" w:rsidDel="00665D01">
          <w:rPr>
            <w:rFonts w:eastAsia="Times New Roman"/>
            <w:lang w:val="en-IN"/>
          </w:rPr>
          <w:delText>Results are mixed.  For instance,</w:delText>
        </w:r>
      </w:del>
      <w:ins w:id="396" w:author="Microsoft Office User" w:date="2018-04-08T16:15:00Z">
        <w:r w:rsidR="00665D01">
          <w:rPr>
            <w:rFonts w:eastAsia="Times New Roman"/>
            <w:lang w:val="en-IN"/>
          </w:rPr>
          <w:t>Almost</w:t>
        </w:r>
      </w:ins>
      <w:r w:rsidRPr="006E0195">
        <w:rPr>
          <w:rFonts w:eastAsia="Times New Roman"/>
          <w:lang w:val="en-IN"/>
        </w:rPr>
        <w:t xml:space="preserve"> </w:t>
      </w:r>
      <w:del w:id="397" w:author="Microsoft Office User" w:date="2018-04-08T16:15:00Z">
        <w:r w:rsidRPr="006E0195" w:rsidDel="00665D01">
          <w:rPr>
            <w:rFonts w:eastAsia="Times New Roman"/>
            <w:lang w:val="en-IN"/>
          </w:rPr>
          <w:delText xml:space="preserve">almost </w:delText>
        </w:r>
      </w:del>
      <w:r w:rsidRPr="006E0195">
        <w:rPr>
          <w:rFonts w:eastAsia="Times New Roman"/>
          <w:lang w:val="en-IN"/>
        </w:rPr>
        <w:t>half of respondents who reported “Very Confident” experienced a loss in confidence at the end of semester.  On the other hand, 62.26% of students who were “Somewhat Confident” became “Confident”.  Training can be concluded to have positive effects, but there is room for improvement.</w:t>
      </w:r>
    </w:p>
    <w:p w14:paraId="5F9989B7" w14:textId="4CC04D46" w:rsidR="006E0195" w:rsidRDefault="006E0195" w:rsidP="006954B5">
      <w:pPr>
        <w:tabs>
          <w:tab w:val="left" w:pos="6797"/>
        </w:tabs>
        <w:rPr>
          <w:rFonts w:ascii="Times New Roman" w:eastAsia="Times New Roman" w:hAnsi="Times New Roman" w:cs="Times New Roman"/>
          <w:noProof w:val="0"/>
          <w:lang w:val="en-IN"/>
        </w:rPr>
      </w:pPr>
    </w:p>
    <w:p w14:paraId="354FA613" w14:textId="0E700725" w:rsidR="00A867FA" w:rsidRDefault="003F301B" w:rsidP="005E49F5">
      <w:pPr>
        <w:keepNext/>
        <w:tabs>
          <w:tab w:val="left" w:pos="6797"/>
        </w:tabs>
      </w:pPr>
      <w:r>
        <w:pict w14:anchorId="583AC17B">
          <v:shape id="Picture 21" o:spid="_x0000_i1029" type="#_x0000_t75" alt="https://lh6.googleusercontent.com/CchzW0dsFSMfPITgAxiWUKqLDDR0rHStBQYOGcILdD82i_u_dKmVWsCmIIYvU-ZZZpko5C52zuT0p-v3OUOm1sBkAeevU1MOFAUWoEojRAJ4eCsvIA9uvTCwRk0kIdN03j_jtK-f" style="width:242.45pt;height:277.95pt;visibility:visible;mso-wrap-style:square;mso-wrap-edited:f;mso-width-percent:0;mso-height-percent:0;mso-width-percent:0;mso-height-percent:0" wrapcoords="-55 0 -55 21552 21600 21552 21600 0 -55 0">
            <v:imagedata r:id="rId17" o:title="CchzW0dsFSMfPITgAxiWUKqLDDR0rHStBQYOGcILdD82i_u_dKmVWsCmIIYvU-ZZZpko5C52zuT0p-v3OUOm1sBkAeevU1MOFAUWoEojRAJ4eCsvIA9uvTCwRk0kIdN03j_jtK-f"/>
          </v:shape>
        </w:pict>
      </w:r>
    </w:p>
    <w:p w14:paraId="4BA2E5FE" w14:textId="29DC0CA8" w:rsidR="00A867FA" w:rsidRDefault="00A867FA" w:rsidP="00A867FA">
      <w:pPr>
        <w:pStyle w:val="Caption"/>
      </w:pPr>
      <w:r>
        <w:t xml:space="preserve">Figure </w:t>
      </w:r>
      <w:r>
        <w:fldChar w:fldCharType="begin"/>
      </w:r>
      <w:r>
        <w:instrText xml:space="preserve"> SEQ Figure \* ARABIC </w:instrText>
      </w:r>
      <w:r>
        <w:fldChar w:fldCharType="separate"/>
      </w:r>
      <w:ins w:id="398" w:author="Manisha GOYAL" w:date="2018-04-09T02:09:00Z">
        <w:r w:rsidR="00657C8C">
          <w:t>9</w:t>
        </w:r>
      </w:ins>
      <w:r>
        <w:fldChar w:fldCharType="end"/>
      </w:r>
      <w:r>
        <w:t>.</w:t>
      </w:r>
      <w:ins w:id="399" w:author="Microsoft Office User" w:date="2018-04-08T13:30:00Z">
        <w:r w:rsidR="00740650">
          <w:t xml:space="preserve"> Change in confindence of students in Citing References</w:t>
        </w:r>
        <w:del w:id="400" w:author="Manisha GOYAL" w:date="2018-04-09T01:15:00Z">
          <w:r w:rsidR="00740650" w:rsidDel="00CD23F3">
            <w:delText xml:space="preserve"> Pre and Post Survey</w:delText>
          </w:r>
        </w:del>
      </w:ins>
    </w:p>
    <w:p w14:paraId="59350D38" w14:textId="328754F7" w:rsidR="006E0195" w:rsidRPr="006E0195" w:rsidDel="00665D01" w:rsidRDefault="006E0195" w:rsidP="00001AAF">
      <w:pPr>
        <w:rPr>
          <w:del w:id="401" w:author="Microsoft Office User" w:date="2018-04-08T16:16:00Z"/>
          <w:rFonts w:ascii="Times New Roman" w:eastAsia="Times New Roman" w:hAnsi="Times New Roman" w:cs="Times New Roman"/>
          <w:lang w:val="en-IN"/>
        </w:rPr>
      </w:pPr>
      <w:del w:id="402" w:author="Microsoft Office User" w:date="2018-04-08T16:15:00Z">
        <w:r w:rsidRPr="006E0195" w:rsidDel="00665D01">
          <w:rPr>
            <w:rFonts w:eastAsia="Times New Roman"/>
            <w:lang w:val="en-IN"/>
          </w:rPr>
          <w:delText>Since the p-value for our test is &lt;0.05, we have statistically significant evidence that H0 is false, i.e.</w:delText>
        </w:r>
      </w:del>
      <w:ins w:id="403" w:author="Microsoft Office User" w:date="2018-04-08T16:15:00Z">
        <w:r w:rsidR="00665D01">
          <w:rPr>
            <w:rFonts w:eastAsia="Times New Roman"/>
            <w:lang w:val="en-IN"/>
          </w:rPr>
          <w:t>With a statistically significant test, we conclude that</w:t>
        </w:r>
      </w:ins>
      <w:r w:rsidRPr="006E0195">
        <w:rPr>
          <w:rFonts w:eastAsia="Times New Roman"/>
          <w:lang w:val="en-IN"/>
        </w:rPr>
        <w:t xml:space="preserve"> pre-confidence and post-confidence for Citing References are not independent.</w:t>
      </w:r>
      <w:ins w:id="404" w:author="Microsoft Office User" w:date="2018-04-08T16:16:00Z">
        <w:r w:rsidR="00665D01">
          <w:rPr>
            <w:rFonts w:eastAsia="Times New Roman"/>
            <w:lang w:val="en-IN"/>
          </w:rPr>
          <w:t xml:space="preserve"> </w:t>
        </w:r>
      </w:ins>
    </w:p>
    <w:p w14:paraId="2FBF922E" w14:textId="7C2B68FD" w:rsidR="00612B8B" w:rsidRDefault="006E0195" w:rsidP="006954B5">
      <w:pPr>
        <w:tabs>
          <w:tab w:val="left" w:pos="6797"/>
        </w:tabs>
        <w:rPr>
          <w:rFonts w:eastAsia="Times New Roman"/>
          <w:lang w:val="en-IN"/>
        </w:rPr>
      </w:pPr>
      <w:del w:id="405" w:author="Microsoft Office User" w:date="2018-04-08T16:16:00Z">
        <w:r w:rsidRPr="006E0195" w:rsidDel="00665D01">
          <w:rPr>
            <w:rFonts w:eastAsia="Times New Roman"/>
            <w:lang w:val="en-IN"/>
          </w:rPr>
          <w:delText>We can further analyse the contingency table to see the effectiveness of the training for Citing References.  </w:delText>
        </w:r>
      </w:del>
      <w:r w:rsidRPr="006E0195">
        <w:rPr>
          <w:rFonts w:eastAsia="Times New Roman"/>
          <w:lang w:val="en-IN"/>
        </w:rPr>
        <w:t xml:space="preserve">Notably, 46.15% of the respondents who reported “Not Confident At All” and 42.86% of the </w:t>
      </w:r>
      <w:r w:rsidRPr="006E0195">
        <w:rPr>
          <w:rFonts w:eastAsia="Times New Roman"/>
          <w:lang w:val="en-IN"/>
        </w:rPr>
        <w:lastRenderedPageBreak/>
        <w:t>students who reported “Somewhat Confident” experienced an improvement and moved up to “Confident”. On the flipside, we see that 25% of the students who were “Confident” become “Somewhat Confident”.</w:t>
      </w:r>
    </w:p>
    <w:p w14:paraId="7C909BA8" w14:textId="740D8696" w:rsidR="006E0195" w:rsidRDefault="00612B8B" w:rsidP="006954B5">
      <w:pPr>
        <w:tabs>
          <w:tab w:val="left" w:pos="6797"/>
        </w:tabs>
        <w:rPr>
          <w:rFonts w:ascii="Times New Roman" w:eastAsia="Times New Roman" w:hAnsi="Times New Roman" w:cs="Times New Roman"/>
          <w:noProof w:val="0"/>
          <w:lang w:val="en-IN"/>
        </w:rPr>
      </w:pPr>
      <w:r w:rsidRPr="006E0195" w:rsidDel="00612B8B">
        <w:rPr>
          <w:rFonts w:ascii="Times New Roman" w:eastAsia="Times New Roman" w:hAnsi="Times New Roman" w:cs="Times New Roman"/>
          <w:lang w:val="en-IN"/>
        </w:rPr>
        <w:t xml:space="preserve"> </w:t>
      </w:r>
    </w:p>
    <w:p w14:paraId="44D92F58" w14:textId="680B896C" w:rsidR="00A867FA" w:rsidRDefault="003F301B" w:rsidP="005E49F5">
      <w:r>
        <w:pict w14:anchorId="1E485CDA">
          <v:shape id="Picture 23" o:spid="_x0000_i1030" type="#_x0000_t75" alt="https://lh4.googleusercontent.com/KA-Tm-j89jFZHn9VKUbbCqRmhYjxvxCyDSGKGA92YQobtEuRGd9IBJmtySZ25LR9KLqSsr2CbSheoNwG3VglX6CiiJF6FSF--KuZk-FXQoZ6gBIjRjLgk9cfw0nw_3olSn9u2XdI" style="width:256.1pt;height:294.4pt;visibility:visible;mso-wrap-style:square;mso-wrap-edited:f;mso-width-percent:0;mso-height-percent:0;mso-width-percent:0;mso-height-percent:0" wrapcoords="-54 0 -54 21553 21600 21553 21600 0 -54 0">
            <v:imagedata r:id="rId18" o:title="KA-Tm-j89jFZHn9VKUbbCqRmhYjxvxCyDSGKGA92YQobtEuRGd9IBJmtySZ25LR9KLqSsr2CbSheoNwG3VglX6CiiJF6FSF--KuZk-FXQoZ6gBIjRjLgk9cfw0nw_3olSn9u2XdI"/>
          </v:shape>
        </w:pict>
      </w:r>
    </w:p>
    <w:p w14:paraId="5AFA1E61" w14:textId="0486E141" w:rsidR="00A867FA" w:rsidRDefault="00A867FA" w:rsidP="00A867FA">
      <w:pPr>
        <w:pStyle w:val="Caption"/>
      </w:pPr>
      <w:r>
        <w:t xml:space="preserve">Figure </w:t>
      </w:r>
      <w:r>
        <w:fldChar w:fldCharType="begin"/>
      </w:r>
      <w:r>
        <w:instrText xml:space="preserve"> SEQ Figure \* ARABIC </w:instrText>
      </w:r>
      <w:r>
        <w:fldChar w:fldCharType="separate"/>
      </w:r>
      <w:r w:rsidR="00657C8C">
        <w:t>10</w:t>
      </w:r>
      <w:r>
        <w:fldChar w:fldCharType="end"/>
      </w:r>
      <w:r>
        <w:t>.</w:t>
      </w:r>
      <w:ins w:id="406" w:author="Microsoft Office User" w:date="2018-04-08T13:30:00Z">
        <w:r w:rsidR="00740650">
          <w:t xml:space="preserve"> Change in confindence of students in Scoping youy Topic Pre and Post Survey</w:t>
        </w:r>
      </w:ins>
    </w:p>
    <w:p w14:paraId="61495D79" w14:textId="43AC151D" w:rsidR="006E0195" w:rsidRDefault="006E0195" w:rsidP="005E49F5">
      <w:pPr>
        <w:tabs>
          <w:tab w:val="left" w:pos="6797"/>
        </w:tabs>
        <w:rPr>
          <w:rFonts w:eastAsia="Times New Roman"/>
          <w:lang w:val="en-IN"/>
        </w:rPr>
      </w:pPr>
      <w:r w:rsidRPr="006E0195">
        <w:rPr>
          <w:rFonts w:eastAsia="Times New Roman"/>
          <w:lang w:val="en-IN"/>
        </w:rPr>
        <w:t>The Pearson statistic for the test done on Scoping your Topic was not significant at the 5% level of significance. Thus, we cannot reject H0 and conclude that there is no evidence of a relationship between pre and post levels of confidence for this skill. This implies that training might not have been effective.</w:t>
      </w:r>
    </w:p>
    <w:p w14:paraId="64EFA90B" w14:textId="77777777" w:rsidR="00612B8B" w:rsidRPr="006E0195" w:rsidRDefault="00612B8B" w:rsidP="005E49F5">
      <w:pPr>
        <w:tabs>
          <w:tab w:val="left" w:pos="6797"/>
        </w:tabs>
        <w:rPr>
          <w:rFonts w:ascii="Times New Roman" w:eastAsia="Times New Roman" w:hAnsi="Times New Roman" w:cs="Times New Roman"/>
          <w:lang w:val="en-IN"/>
        </w:rPr>
      </w:pPr>
    </w:p>
    <w:p w14:paraId="43792DA3" w14:textId="2BD1003B" w:rsidR="00A867FA" w:rsidRDefault="003F301B" w:rsidP="005E49F5">
      <w:pPr>
        <w:keepNext/>
        <w:tabs>
          <w:tab w:val="left" w:pos="6797"/>
        </w:tabs>
      </w:pPr>
      <w:r>
        <w:pict w14:anchorId="0C768184">
          <v:shape id="Picture 25" o:spid="_x0000_i1031" type="#_x0000_t75" alt="https://lh3.googleusercontent.com/HmRKsfjohMiPFwUfrjETACQMwOIKm_dWYStflWuyvfPonufACIUkfKB1K-eX3cIzlOjz1C86ycnlobZGTJ2js0gII-lWRH313mDnhgYwzJSaKnVpkBe7wqb4BeO_bISBzVooUS_h" style="width:248.8pt;height:4in;visibility:visible;mso-wrap-style:square;mso-wrap-edited:f;mso-width-percent:0;mso-height-percent:0;mso-width-percent:0;mso-height-percent:0" wrapcoords="-54 0 -54 21554 21600 21554 21600 0 -54 0">
            <v:imagedata r:id="rId19" o:title="HmRKsfjohMiPFwUfrjETACQMwOIKm_dWYStflWuyvfPonufACIUkfKB1K-eX3cIzlOjz1C86ycnlobZGTJ2js0gII-lWRH313mDnhgYwzJSaKnVpkBe7wqb4BeO_bISBzVooUS_h"/>
          </v:shape>
        </w:pict>
      </w:r>
    </w:p>
    <w:p w14:paraId="1AD8AE11" w14:textId="0B46EBC4" w:rsidR="00A867FA" w:rsidRDefault="00A867FA" w:rsidP="00A867FA">
      <w:pPr>
        <w:pStyle w:val="Caption"/>
      </w:pPr>
      <w:r>
        <w:t xml:space="preserve">Figure </w:t>
      </w:r>
      <w:r>
        <w:fldChar w:fldCharType="begin"/>
      </w:r>
      <w:r>
        <w:instrText xml:space="preserve"> SEQ Figure \* ARABIC </w:instrText>
      </w:r>
      <w:r>
        <w:fldChar w:fldCharType="separate"/>
      </w:r>
      <w:r w:rsidR="00657C8C">
        <w:t>11</w:t>
      </w:r>
      <w:r>
        <w:fldChar w:fldCharType="end"/>
      </w:r>
      <w:r>
        <w:t>.</w:t>
      </w:r>
      <w:ins w:id="407" w:author="Microsoft Office User" w:date="2018-04-08T13:30:00Z">
        <w:r w:rsidR="00740650">
          <w:t xml:space="preserve"> Change in confindence of students in </w:t>
        </w:r>
      </w:ins>
      <w:ins w:id="408" w:author="Microsoft Office User" w:date="2018-04-08T13:31:00Z">
        <w:r w:rsidR="00740650">
          <w:t>Searching using Keywords</w:t>
        </w:r>
      </w:ins>
      <w:ins w:id="409" w:author="Microsoft Office User" w:date="2018-04-08T13:30:00Z">
        <w:r w:rsidR="00740650">
          <w:t xml:space="preserve"> Pre and Post Survey</w:t>
        </w:r>
      </w:ins>
    </w:p>
    <w:p w14:paraId="46B9391C" w14:textId="0CFDFD4C" w:rsidR="006E0195" w:rsidRPr="006E0195" w:rsidDel="00665D01" w:rsidRDefault="006E0195" w:rsidP="00001AAF">
      <w:pPr>
        <w:rPr>
          <w:del w:id="410" w:author="Microsoft Office User" w:date="2018-04-08T16:17:00Z"/>
          <w:rFonts w:ascii="Times New Roman" w:eastAsia="Times New Roman" w:hAnsi="Times New Roman" w:cs="Times New Roman"/>
          <w:lang w:val="en-IN"/>
        </w:rPr>
      </w:pPr>
      <w:del w:id="411" w:author="Microsoft Office User" w:date="2018-04-08T16:16:00Z">
        <w:r w:rsidRPr="006E0195" w:rsidDel="00665D01">
          <w:rPr>
            <w:rFonts w:eastAsia="Times New Roman"/>
            <w:lang w:val="en-IN"/>
          </w:rPr>
          <w:lastRenderedPageBreak/>
          <w:delText>Since the p-value for our test is &lt;0.05, we have statistically significant evidence that H0 is false, i.e.</w:delText>
        </w:r>
      </w:del>
      <w:ins w:id="412" w:author="Microsoft Office User" w:date="2018-04-08T16:16:00Z">
        <w:r w:rsidR="00665D01">
          <w:rPr>
            <w:rFonts w:eastAsia="Times New Roman"/>
            <w:lang w:val="en-IN"/>
          </w:rPr>
          <w:t>With a statistically significant test, we conclude that</w:t>
        </w:r>
      </w:ins>
      <w:r w:rsidRPr="006E0195">
        <w:rPr>
          <w:rFonts w:eastAsia="Times New Roman"/>
          <w:lang w:val="en-IN"/>
        </w:rPr>
        <w:t xml:space="preserve"> pre-confidence and post-confidence for Searching using Keywords are not independent.</w:t>
      </w:r>
      <w:ins w:id="413" w:author="Manisha GOYAL" w:date="2018-04-09T01:16:00Z">
        <w:r w:rsidR="00D654B0">
          <w:rPr>
            <w:rFonts w:ascii="Times New Roman" w:eastAsia="Times New Roman" w:hAnsi="Times New Roman" w:cs="Times New Roman"/>
            <w:lang w:val="en-IN"/>
          </w:rPr>
          <w:t xml:space="preserve"> </w:t>
        </w:r>
      </w:ins>
    </w:p>
    <w:p w14:paraId="28B7BCB4" w14:textId="447D56DC" w:rsidR="00EE73AE" w:rsidRPr="006E0195" w:rsidRDefault="006E0195" w:rsidP="00875A5D">
      <w:pPr>
        <w:tabs>
          <w:tab w:val="left" w:pos="6797"/>
        </w:tabs>
        <w:rPr>
          <w:rFonts w:ascii="Times New Roman" w:eastAsia="Times New Roman" w:hAnsi="Times New Roman" w:cs="Times New Roman"/>
          <w:lang w:val="en-IN"/>
        </w:rPr>
      </w:pPr>
      <w:del w:id="414" w:author="Microsoft Office User" w:date="2018-04-08T16:17:00Z">
        <w:r w:rsidRPr="006E0195" w:rsidDel="00665D01">
          <w:rPr>
            <w:rFonts w:eastAsia="Times New Roman"/>
            <w:lang w:val="en-IN"/>
          </w:rPr>
          <w:delText>We can further analyse the contingency table to see the effectiveness of the training for Searching using Keywords.</w:delText>
        </w:r>
      </w:del>
      <w:ins w:id="415" w:author="Microsoft Office User" w:date="2018-04-08T16:17:00Z">
        <w:r w:rsidR="00665D01">
          <w:rPr>
            <w:rFonts w:eastAsia="Times New Roman"/>
            <w:lang w:val="en-IN"/>
          </w:rPr>
          <w:t>N</w:t>
        </w:r>
      </w:ins>
      <w:r w:rsidRPr="006E0195">
        <w:rPr>
          <w:rFonts w:eastAsia="Times New Roman"/>
          <w:lang w:val="en-IN"/>
        </w:rPr>
        <w:t>otably, only 59.15% of the students who responded to be “Confident” remained “Confident”. The remaining students went both ways into “Somewhat Confident” and “Very Confident” which shows a clear divide in the effectiveness of the training. While 47.5% of the students who responded to be “Slightly Confident” and 57.14% of the student who responded to be “Somewhat Confident” experienced improvement and moved up to “Confident”, 42.86% of the “Very Confident” students moved down to only “Confident”.</w:t>
      </w:r>
    </w:p>
    <w:p w14:paraId="782C7CCD" w14:textId="58FDB0C6" w:rsidR="00FC2DB4" w:rsidRDefault="0045279F" w:rsidP="00EE73AE">
      <w:pPr>
        <w:pStyle w:val="Heading1"/>
        <w:rPr>
          <w:lang w:val="en-SG"/>
        </w:rPr>
      </w:pPr>
      <w:ins w:id="416" w:author=" " w:date="2018-04-08T18:19:00Z">
        <w:r>
          <w:rPr>
            <w:lang w:val="en-SG"/>
          </w:rPr>
          <w:t>8</w:t>
        </w:r>
      </w:ins>
      <w:r w:rsidR="00FC2DB4" w:rsidRPr="00311E4C">
        <w:rPr>
          <w:rFonts w:eastAsiaTheme="majorEastAsia"/>
          <w:lang w:val="en-SG"/>
        </w:rPr>
        <w:t>. T</w:t>
      </w:r>
      <w:r w:rsidR="0084681D">
        <w:rPr>
          <w:lang w:val="en-SG"/>
        </w:rPr>
        <w:t>EXT ANALYSIS</w:t>
      </w:r>
    </w:p>
    <w:p w14:paraId="54FAD6F0" w14:textId="795CC006" w:rsidR="009B1891" w:rsidRDefault="009B1891" w:rsidP="009B1891">
      <w:pPr>
        <w:rPr>
          <w:lang w:val="en-SG"/>
        </w:rPr>
      </w:pPr>
      <w:r>
        <w:rPr>
          <w:lang w:val="en-SG"/>
        </w:rPr>
        <w:t>We used tableau to conduct text analysis</w:t>
      </w:r>
      <w:del w:id="417" w:author="Manisha GOYAL" w:date="2018-04-09T01:16:00Z">
        <w:r w:rsidDel="00202247">
          <w:rPr>
            <w:lang w:val="en-SG"/>
          </w:rPr>
          <w:delText xml:space="preserve"> on our prepared data. The analysis was conducted</w:delText>
        </w:r>
      </w:del>
      <w:r>
        <w:rPr>
          <w:lang w:val="en-SG"/>
        </w:rPr>
        <w:t xml:space="preserve"> on a total of 53 comments. The following chart was created to show the </w:t>
      </w:r>
      <w:del w:id="418" w:author="Manisha GOYAL" w:date="2018-04-09T01:17:00Z">
        <w:r w:rsidDel="00E82B0F">
          <w:rPr>
            <w:lang w:val="en-SG"/>
          </w:rPr>
          <w:delText>unique words and their frequency</w:delText>
        </w:r>
      </w:del>
      <w:ins w:id="419" w:author="Manisha GOYAL" w:date="2018-04-09T01:17:00Z">
        <w:r w:rsidR="00E82B0F">
          <w:rPr>
            <w:lang w:val="en-SG"/>
          </w:rPr>
          <w:t>word frequencies</w:t>
        </w:r>
      </w:ins>
      <w:del w:id="420" w:author="Manisha GOYAL" w:date="2018-04-09T01:17:00Z">
        <w:r w:rsidDel="00684011">
          <w:rPr>
            <w:lang w:val="en-SG"/>
          </w:rPr>
          <w:delText>,</w:delText>
        </w:r>
        <w:r w:rsidDel="007F12C9">
          <w:rPr>
            <w:lang w:val="en-SG"/>
          </w:rPr>
          <w:delText xml:space="preserve"> sorted in descending order</w:delText>
        </w:r>
      </w:del>
      <w:r>
        <w:rPr>
          <w:lang w:val="en-SG"/>
        </w:rPr>
        <w:t xml:space="preserve">. Only words with a frequency greater than 1 were included. </w:t>
      </w:r>
      <w:ins w:id="421" w:author="Manisha GOYAL" w:date="2018-04-09T01:17:00Z">
        <w:r w:rsidR="002E0011">
          <w:rPr>
            <w:lang w:val="en-SG"/>
          </w:rPr>
          <w:t>As the number of unique words that are representative of how students feel about the library were very few, furthur analysis could not be performed.</w:t>
        </w:r>
      </w:ins>
    </w:p>
    <w:p w14:paraId="36149120" w14:textId="77777777" w:rsidR="009B1891" w:rsidRDefault="009B1891" w:rsidP="009B1891">
      <w:pPr>
        <w:rPr>
          <w:lang w:val="en-SG"/>
        </w:rPr>
      </w:pPr>
    </w:p>
    <w:p w14:paraId="4E104D98" w14:textId="77777777" w:rsidR="009B1891" w:rsidRDefault="009B1891" w:rsidP="00CE0FD8">
      <w:pPr>
        <w:keepNext/>
      </w:pPr>
      <w:r>
        <w:rPr>
          <w:lang w:val="en-GB" w:eastAsia="en-GB"/>
        </w:rPr>
        <w:drawing>
          <wp:inline distT="0" distB="0" distL="0" distR="0" wp14:anchorId="076F446B" wp14:editId="3AE921B6">
            <wp:extent cx="5714390" cy="2072754"/>
            <wp:effectExtent l="25400" t="25400" r="26035" b="355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4 at 9.31.5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4390" cy="2072754"/>
                    </a:xfrm>
                    <a:prstGeom prst="rect">
                      <a:avLst/>
                    </a:prstGeom>
                    <a:ln>
                      <a:solidFill>
                        <a:schemeClr val="tx1"/>
                      </a:solidFill>
                    </a:ln>
                  </pic:spPr>
                </pic:pic>
              </a:graphicData>
            </a:graphic>
          </wp:inline>
        </w:drawing>
      </w:r>
    </w:p>
    <w:p w14:paraId="6891E3C0" w14:textId="688D7EA9" w:rsidR="004B4E6C" w:rsidDel="009B1891" w:rsidRDefault="009B1891" w:rsidP="009B1891">
      <w:pPr>
        <w:rPr>
          <w:del w:id="422" w:author="Microsoft Office User" w:date="2018-04-08T17:02:00Z"/>
          <w:lang w:val="en-SG"/>
        </w:rPr>
      </w:pPr>
      <w:r>
        <w:t xml:space="preserve">Figure </w:t>
      </w:r>
      <w:r>
        <w:fldChar w:fldCharType="begin"/>
      </w:r>
      <w:r>
        <w:instrText xml:space="preserve"> SEQ Figure \* ARABIC </w:instrText>
      </w:r>
      <w:r>
        <w:fldChar w:fldCharType="separate"/>
      </w:r>
      <w:ins w:id="423" w:author="Manisha GOYAL" w:date="2018-04-09T02:09:00Z">
        <w:r w:rsidR="00657C8C">
          <w:t>12</w:t>
        </w:r>
      </w:ins>
      <w:del w:id="424" w:author="Manisha GOYAL" w:date="2018-04-09T02:01:00Z">
        <w:r w:rsidR="008E582F" w:rsidDel="006167B5">
          <w:delText>13</w:delText>
        </w:r>
      </w:del>
      <w:del w:id="425" w:author="Manisha GOYAL" w:date="2018-04-09T01:59:00Z">
        <w:r w:rsidDel="008E582F">
          <w:delText>47</w:delText>
        </w:r>
      </w:del>
      <w:r>
        <w:fldChar w:fldCharType="end"/>
      </w:r>
      <w:r>
        <w:t>. Word frequency analysis of post-survey comments</w:t>
      </w:r>
      <w:del w:id="426" w:author="Microsoft Office User" w:date="2018-04-08T17:02:00Z">
        <w:r w:rsidR="007172B4" w:rsidDel="009B1891">
          <w:rPr>
            <w:lang w:val="en-SG"/>
          </w:rPr>
          <w:delText xml:space="preserve">We used tableau to conduct text analysis on our prepared data. </w:delText>
        </w:r>
        <w:r w:rsidR="003C491F" w:rsidDel="009B1891">
          <w:rPr>
            <w:lang w:val="en-SG"/>
          </w:rPr>
          <w:delText xml:space="preserve">The analysis was conducted on a total of 53 comments. </w:delText>
        </w:r>
        <w:r w:rsidR="00F348CA" w:rsidDel="009B1891">
          <w:rPr>
            <w:lang w:val="en-SG"/>
          </w:rPr>
          <w:delText xml:space="preserve">The following chart was created to show the unique words and their frequency, sorted in descending order. </w:delText>
        </w:r>
        <w:r w:rsidR="00E739C2" w:rsidDel="009B1891">
          <w:rPr>
            <w:lang w:val="en-SG"/>
          </w:rPr>
          <w:delText xml:space="preserve">Only words with a frequency greater than 5 were included. </w:delText>
        </w:r>
      </w:del>
    </w:p>
    <w:p w14:paraId="32DFF9DA" w14:textId="77777777" w:rsidR="00F348CA" w:rsidRDefault="00F348CA" w:rsidP="006167B5">
      <w:pPr>
        <w:pStyle w:val="Caption"/>
        <w:rPr>
          <w:lang w:val="en-SG"/>
        </w:rPr>
      </w:pPr>
    </w:p>
    <w:p w14:paraId="1B1613D8" w14:textId="4F84CC0F" w:rsidR="00AB33F6" w:rsidRPr="00311E4C" w:rsidRDefault="0045279F" w:rsidP="00A74838">
      <w:pPr>
        <w:pStyle w:val="Heading1"/>
        <w:rPr>
          <w:lang w:val="en-SG"/>
        </w:rPr>
      </w:pPr>
      <w:ins w:id="427" w:author=" " w:date="2018-04-08T18:19:00Z">
        <w:r>
          <w:rPr>
            <w:lang w:val="en-SG"/>
          </w:rPr>
          <w:t>9.</w:t>
        </w:r>
      </w:ins>
      <w:r w:rsidR="0084681D">
        <w:rPr>
          <w:lang w:val="en-SG"/>
        </w:rPr>
        <w:t xml:space="preserve"> RECOMMENDATIONS</w:t>
      </w:r>
    </w:p>
    <w:p w14:paraId="4FACFC5A" w14:textId="58F0FD36" w:rsidR="00F44D11" w:rsidRPr="00E52972" w:rsidRDefault="00F44D11" w:rsidP="00001AAF">
      <w:pPr>
        <w:rPr>
          <w:lang w:val="en-SG"/>
        </w:rPr>
      </w:pPr>
      <w:r w:rsidRPr="00E52972">
        <w:rPr>
          <w:lang w:val="en-SG"/>
        </w:rPr>
        <w:t xml:space="preserve">Based on the exploratory data analys, we </w:t>
      </w:r>
      <w:del w:id="428" w:author="Manisha GOYAL" w:date="2018-04-09T01:18:00Z">
        <w:r w:rsidRPr="00E52972" w:rsidDel="00B149AB">
          <w:rPr>
            <w:lang w:val="en-SG"/>
          </w:rPr>
          <w:delText xml:space="preserve">can </w:delText>
        </w:r>
      </w:del>
      <w:r w:rsidRPr="00E52972">
        <w:rPr>
          <w:lang w:val="en-SG"/>
        </w:rPr>
        <w:t xml:space="preserve">see that </w:t>
      </w:r>
      <w:r w:rsidR="001A72D4" w:rsidRPr="00E52972">
        <w:rPr>
          <w:lang w:val="en-SG"/>
        </w:rPr>
        <w:t>only for</w:t>
      </w:r>
      <w:r w:rsidRPr="00E52972">
        <w:rPr>
          <w:lang w:val="en-SG"/>
        </w:rPr>
        <w:t xml:space="preserve"> skills like citing references and searching library online datab</w:t>
      </w:r>
      <w:r w:rsidR="001A72D4" w:rsidRPr="00E52972">
        <w:rPr>
          <w:lang w:val="en-SG"/>
        </w:rPr>
        <w:t>a</w:t>
      </w:r>
      <w:r w:rsidRPr="00E52972">
        <w:rPr>
          <w:lang w:val="en-SG"/>
        </w:rPr>
        <w:t>ses, there is a negative</w:t>
      </w:r>
      <w:r w:rsidR="009B3DEC" w:rsidRPr="00E52972">
        <w:rPr>
          <w:lang w:val="en-SG"/>
        </w:rPr>
        <w:t xml:space="preserve"> shift</w:t>
      </w:r>
      <w:r w:rsidRPr="00E52972">
        <w:rPr>
          <w:lang w:val="en-SG"/>
        </w:rPr>
        <w:t xml:space="preserve"> in the confidence of students who did not receive training during the semester. </w:t>
      </w:r>
      <w:r w:rsidR="00A409A5" w:rsidRPr="00E52972">
        <w:rPr>
          <w:lang w:val="en-SG"/>
        </w:rPr>
        <w:t xml:space="preserve">Whereas, there is a an overall positive shift in the confidence </w:t>
      </w:r>
      <w:r w:rsidR="00B607AE" w:rsidRPr="00E52972">
        <w:rPr>
          <w:lang w:val="en-SG"/>
        </w:rPr>
        <w:t>of</w:t>
      </w:r>
      <w:r w:rsidR="00A409A5" w:rsidRPr="00E52972">
        <w:rPr>
          <w:lang w:val="en-SG"/>
        </w:rPr>
        <w:t xml:space="preserve"> students </w:t>
      </w:r>
      <w:r w:rsidR="00B607AE" w:rsidRPr="00E52972">
        <w:rPr>
          <w:lang w:val="en-SG"/>
        </w:rPr>
        <w:t>in applying all the skills after receiving</w:t>
      </w:r>
      <w:r w:rsidR="003A4EA2" w:rsidRPr="00E52972">
        <w:rPr>
          <w:lang w:val="en-SG"/>
        </w:rPr>
        <w:t xml:space="preserve"> </w:t>
      </w:r>
      <w:r w:rsidR="00A409A5" w:rsidRPr="00E52972">
        <w:rPr>
          <w:lang w:val="en-SG"/>
        </w:rPr>
        <w:t>training.</w:t>
      </w:r>
      <w:r w:rsidR="001A72D4" w:rsidRPr="00E52972">
        <w:rPr>
          <w:lang w:val="en-SG"/>
        </w:rPr>
        <w:t xml:space="preserve"> This shows that the train</w:t>
      </w:r>
      <w:r w:rsidR="006B4100" w:rsidRPr="00E52972">
        <w:rPr>
          <w:lang w:val="en-SG"/>
        </w:rPr>
        <w:t>ings conducted by the library are</w:t>
      </w:r>
      <w:r w:rsidR="001A72D4" w:rsidRPr="00E52972">
        <w:rPr>
          <w:lang w:val="en-SG"/>
        </w:rPr>
        <w:t xml:space="preserve"> </w:t>
      </w:r>
      <w:r w:rsidR="00586525" w:rsidRPr="00E52972">
        <w:rPr>
          <w:lang w:val="en-SG"/>
        </w:rPr>
        <w:t xml:space="preserve">more relevant </w:t>
      </w:r>
      <w:r w:rsidR="006B4100" w:rsidRPr="00E52972">
        <w:rPr>
          <w:lang w:val="en-SG"/>
        </w:rPr>
        <w:t xml:space="preserve">for skills that require the use of library resources </w:t>
      </w:r>
      <w:del w:id="429" w:author="Manisha GOYAL" w:date="2018-04-09T01:18:00Z">
        <w:r w:rsidR="009B3758" w:rsidRPr="00E52972" w:rsidDel="00B149AB">
          <w:rPr>
            <w:lang w:val="en-SG"/>
          </w:rPr>
          <w:delText>such as</w:delText>
        </w:r>
      </w:del>
      <w:ins w:id="430" w:author="Manisha GOYAL" w:date="2018-04-09T01:18:00Z">
        <w:r w:rsidR="00B149AB">
          <w:rPr>
            <w:lang w:val="en-SG"/>
          </w:rPr>
          <w:t>like</w:t>
        </w:r>
      </w:ins>
      <w:r w:rsidR="009B3758" w:rsidRPr="00E52972">
        <w:rPr>
          <w:lang w:val="en-SG"/>
        </w:rPr>
        <w:t xml:space="preserve"> the</w:t>
      </w:r>
      <w:r w:rsidR="00216C04" w:rsidRPr="00E52972">
        <w:rPr>
          <w:lang w:val="en-SG"/>
        </w:rPr>
        <w:t xml:space="preserve"> online databases. Moreover, they were also </w:t>
      </w:r>
      <w:r w:rsidR="00BC2733" w:rsidRPr="00E52972">
        <w:rPr>
          <w:lang w:val="en-SG"/>
        </w:rPr>
        <w:t xml:space="preserve">more </w:t>
      </w:r>
      <w:r w:rsidR="00216C04" w:rsidRPr="00E52972">
        <w:rPr>
          <w:lang w:val="en-SG"/>
        </w:rPr>
        <w:t xml:space="preserve">helpful for skills that students might not have been </w:t>
      </w:r>
      <w:r w:rsidR="000B6E6D" w:rsidRPr="00E52972">
        <w:rPr>
          <w:lang w:val="en-SG"/>
        </w:rPr>
        <w:t>taught</w:t>
      </w:r>
      <w:r w:rsidR="00216C04" w:rsidRPr="00E52972">
        <w:rPr>
          <w:lang w:val="en-SG"/>
        </w:rPr>
        <w:t xml:space="preserve"> in high school, as there are differen</w:t>
      </w:r>
      <w:r w:rsidR="000B6E6D" w:rsidRPr="00E52972">
        <w:rPr>
          <w:lang w:val="en-SG"/>
        </w:rPr>
        <w:t xml:space="preserve">t standards at </w:t>
      </w:r>
      <w:del w:id="431" w:author="Manisha GOYAL" w:date="2018-04-09T01:19:00Z">
        <w:r w:rsidR="000B6E6D" w:rsidRPr="00E52972" w:rsidDel="00D21892">
          <w:rPr>
            <w:lang w:val="en-SG"/>
          </w:rPr>
          <w:delText xml:space="preserve">the </w:delText>
        </w:r>
      </w:del>
      <w:r w:rsidR="000B6E6D" w:rsidRPr="00E52972">
        <w:rPr>
          <w:lang w:val="en-SG"/>
        </w:rPr>
        <w:t>u</w:t>
      </w:r>
      <w:r w:rsidR="00216C04" w:rsidRPr="00E52972">
        <w:rPr>
          <w:lang w:val="en-SG"/>
        </w:rPr>
        <w:t>niversity</w:t>
      </w:r>
      <w:del w:id="432" w:author="Manisha GOYAL" w:date="2018-04-09T01:19:00Z">
        <w:r w:rsidR="00216C04" w:rsidRPr="00E52972" w:rsidDel="00D21892">
          <w:rPr>
            <w:lang w:val="en-SG"/>
          </w:rPr>
          <w:delText xml:space="preserve"> level</w:delText>
        </w:r>
      </w:del>
      <w:r w:rsidR="00216C04" w:rsidRPr="00E52972">
        <w:rPr>
          <w:lang w:val="en-SG"/>
        </w:rPr>
        <w:t xml:space="preserve">, like citing of references. </w:t>
      </w:r>
    </w:p>
    <w:p w14:paraId="3A59D8F2" w14:textId="77777777" w:rsidR="00F44D11" w:rsidRPr="00E52972" w:rsidRDefault="00F44D11" w:rsidP="00001AAF">
      <w:pPr>
        <w:rPr>
          <w:lang w:val="en-SG"/>
        </w:rPr>
      </w:pPr>
    </w:p>
    <w:p w14:paraId="0FE32144" w14:textId="1A52215F" w:rsidR="00FC2DB4" w:rsidRDefault="002D3B8E" w:rsidP="00001AAF">
      <w:pPr>
        <w:rPr>
          <w:lang w:val="en-SG"/>
        </w:rPr>
      </w:pPr>
      <w:r w:rsidRPr="00E52972">
        <w:rPr>
          <w:lang w:val="en-SG"/>
        </w:rPr>
        <w:t>We can also</w:t>
      </w:r>
      <w:r w:rsidR="0069213E" w:rsidRPr="00E52972">
        <w:rPr>
          <w:lang w:val="en-SG"/>
        </w:rPr>
        <w:t xml:space="preserve"> see that there is an overall positive shift in the confidence of students of most schools </w:t>
      </w:r>
      <w:del w:id="433" w:author="Manisha GOYAL" w:date="2018-04-09T01:19:00Z">
        <w:r w:rsidR="00B97A6A" w:rsidRPr="00E52972" w:rsidDel="00D21892">
          <w:rPr>
            <w:lang w:val="en-SG"/>
          </w:rPr>
          <w:delText xml:space="preserve">in applying a skill </w:delText>
        </w:r>
      </w:del>
      <w:ins w:id="434" w:author="Manisha GOYAL" w:date="2018-04-09T01:19:00Z">
        <w:r w:rsidR="00D21892">
          <w:rPr>
            <w:lang w:val="en-SG"/>
          </w:rPr>
          <w:t xml:space="preserve">for all skills </w:t>
        </w:r>
      </w:ins>
      <w:r w:rsidR="0069213E" w:rsidRPr="00E52972">
        <w:rPr>
          <w:lang w:val="en-SG"/>
        </w:rPr>
        <w:t xml:space="preserve">after </w:t>
      </w:r>
      <w:r w:rsidR="00733338" w:rsidRPr="00E52972">
        <w:rPr>
          <w:lang w:val="en-SG"/>
        </w:rPr>
        <w:t>receiving training</w:t>
      </w:r>
      <w:r w:rsidR="0069213E" w:rsidRPr="00E52972">
        <w:rPr>
          <w:lang w:val="en-SG"/>
        </w:rPr>
        <w:t xml:space="preserve">. </w:t>
      </w:r>
      <w:r w:rsidR="00733338" w:rsidRPr="00E52972">
        <w:rPr>
          <w:lang w:val="en-SG"/>
        </w:rPr>
        <w:t xml:space="preserve">However, students from the school of law are an exception for some of </w:t>
      </w:r>
      <w:r w:rsidR="00FE7FB8" w:rsidRPr="00E52972">
        <w:rPr>
          <w:lang w:val="en-SG"/>
        </w:rPr>
        <w:t xml:space="preserve">the </w:t>
      </w:r>
      <w:r w:rsidR="00733338" w:rsidRPr="00E52972">
        <w:rPr>
          <w:lang w:val="en-SG"/>
        </w:rPr>
        <w:t xml:space="preserve">skills, such as creating reference lists, as their confidence </w:t>
      </w:r>
      <w:del w:id="435" w:author="Manisha GOYAL" w:date="2018-04-09T01:20:00Z">
        <w:r w:rsidR="00733338" w:rsidRPr="00E52972" w:rsidDel="001C6BD7">
          <w:rPr>
            <w:lang w:val="en-SG"/>
          </w:rPr>
          <w:delText xml:space="preserve">had </w:delText>
        </w:r>
      </w:del>
      <w:ins w:id="436" w:author="Manisha GOYAL" w:date="2018-04-09T01:20:00Z">
        <w:r w:rsidR="001C6BD7">
          <w:rPr>
            <w:lang w:val="en-SG"/>
          </w:rPr>
          <w:t>showed</w:t>
        </w:r>
        <w:r w:rsidR="001C6BD7" w:rsidRPr="00E52972">
          <w:rPr>
            <w:lang w:val="en-SG"/>
          </w:rPr>
          <w:t xml:space="preserve"> </w:t>
        </w:r>
      </w:ins>
      <w:r w:rsidR="00733338" w:rsidRPr="00E52972">
        <w:rPr>
          <w:lang w:val="en-SG"/>
        </w:rPr>
        <w:t xml:space="preserve">a negative shift after they received training. </w:t>
      </w:r>
      <w:r w:rsidR="001442BA" w:rsidRPr="00E52972">
        <w:rPr>
          <w:lang w:val="en-SG"/>
        </w:rPr>
        <w:t xml:space="preserve">This is perhaps because the </w:t>
      </w:r>
      <w:r w:rsidR="00563B76" w:rsidRPr="00E52972">
        <w:rPr>
          <w:lang w:val="en-SG"/>
        </w:rPr>
        <w:t xml:space="preserve">nature of the </w:t>
      </w:r>
      <w:r w:rsidR="001442BA" w:rsidRPr="00E52972">
        <w:rPr>
          <w:lang w:val="en-SG"/>
        </w:rPr>
        <w:t>curriculum for the School of Law</w:t>
      </w:r>
      <w:r w:rsidR="00563B76" w:rsidRPr="00E52972">
        <w:rPr>
          <w:lang w:val="en-SG"/>
        </w:rPr>
        <w:t xml:space="preserve"> </w:t>
      </w:r>
      <w:del w:id="437" w:author="Manisha GOYAL" w:date="2018-04-09T01:20:00Z">
        <w:r w:rsidR="00563B76" w:rsidRPr="00E52972" w:rsidDel="00C86A81">
          <w:rPr>
            <w:lang w:val="en-SG"/>
          </w:rPr>
          <w:delText>is such that it</w:delText>
        </w:r>
        <w:r w:rsidR="001442BA" w:rsidRPr="00E52972" w:rsidDel="00C86A81">
          <w:rPr>
            <w:lang w:val="en-SG"/>
          </w:rPr>
          <w:delText xml:space="preserve"> </w:delText>
        </w:r>
      </w:del>
      <w:r w:rsidR="001442BA" w:rsidRPr="00E52972">
        <w:rPr>
          <w:lang w:val="en-SG"/>
        </w:rPr>
        <w:t xml:space="preserve">demands more </w:t>
      </w:r>
      <w:r w:rsidR="00563B76" w:rsidRPr="00E52972">
        <w:rPr>
          <w:lang w:val="en-SG"/>
        </w:rPr>
        <w:t>in-depth research skills as compared to other schools</w:t>
      </w:r>
      <w:r w:rsidR="00AB174D" w:rsidRPr="00E52972">
        <w:rPr>
          <w:lang w:val="en-SG"/>
        </w:rPr>
        <w:t>,</w:t>
      </w:r>
      <w:r w:rsidR="006B6712" w:rsidRPr="00E52972">
        <w:rPr>
          <w:lang w:val="en-SG"/>
        </w:rPr>
        <w:t xml:space="preserve"> as the profession requires constant consulting to global publications and journals</w:t>
      </w:r>
      <w:ins w:id="438" w:author="Manisha GOYAL" w:date="2018-04-08T23:02:00Z">
        <w:r w:rsidR="008065A1">
          <w:rPr>
            <w:lang w:val="en-SG"/>
          </w:rPr>
          <w:t xml:space="preserve"> (SMU Law, 2018)</w:t>
        </w:r>
      </w:ins>
      <w:r w:rsidR="006B6712" w:rsidRPr="00E52972">
        <w:rPr>
          <w:lang w:val="en-SG"/>
        </w:rPr>
        <w:t>.</w:t>
      </w:r>
      <w:r w:rsidR="00563B76" w:rsidRPr="00E52972">
        <w:rPr>
          <w:lang w:val="en-SG"/>
        </w:rPr>
        <w:t xml:space="preserve"> The library training being catered to all the schools is unable to match up to the needs of the students of the law school, leading to a drop in their confidence levels despite </w:t>
      </w:r>
      <w:del w:id="439" w:author="Manisha GOYAL" w:date="2018-04-09T01:20:00Z">
        <w:r w:rsidR="00563B76" w:rsidRPr="00E52972" w:rsidDel="00180950">
          <w:rPr>
            <w:lang w:val="en-SG"/>
          </w:rPr>
          <w:delText xml:space="preserve">the </w:delText>
        </w:r>
      </w:del>
      <w:r w:rsidR="00563B76" w:rsidRPr="00E52972">
        <w:rPr>
          <w:lang w:val="en-SG"/>
        </w:rPr>
        <w:t xml:space="preserve">training. </w:t>
      </w:r>
      <w:r w:rsidR="00270591" w:rsidRPr="00E52972">
        <w:rPr>
          <w:lang w:val="en-SG"/>
        </w:rPr>
        <w:t xml:space="preserve">The library should look into having separate training for the </w:t>
      </w:r>
      <w:r w:rsidR="00563C14" w:rsidRPr="00E52972">
        <w:rPr>
          <w:lang w:val="en-SG"/>
        </w:rPr>
        <w:t xml:space="preserve">School of Law </w:t>
      </w:r>
      <w:r w:rsidR="00270591" w:rsidRPr="00E52972">
        <w:rPr>
          <w:lang w:val="en-SG"/>
        </w:rPr>
        <w:t xml:space="preserve">students, specifically </w:t>
      </w:r>
      <w:del w:id="440" w:author="Manisha GOYAL" w:date="2018-04-09T01:20:00Z">
        <w:r w:rsidR="00270591" w:rsidRPr="00E52972" w:rsidDel="0016388D">
          <w:rPr>
            <w:lang w:val="en-SG"/>
          </w:rPr>
          <w:delText xml:space="preserve">catering </w:delText>
        </w:r>
      </w:del>
      <w:ins w:id="441" w:author="Manisha GOYAL" w:date="2018-04-09T01:20:00Z">
        <w:r w:rsidR="0016388D">
          <w:rPr>
            <w:lang w:val="en-SG"/>
          </w:rPr>
          <w:t>catered</w:t>
        </w:r>
        <w:r w:rsidR="0016388D" w:rsidRPr="00E52972">
          <w:rPr>
            <w:lang w:val="en-SG"/>
          </w:rPr>
          <w:t xml:space="preserve"> </w:t>
        </w:r>
      </w:ins>
      <w:r w:rsidR="00270591" w:rsidRPr="00E52972">
        <w:rPr>
          <w:lang w:val="en-SG"/>
        </w:rPr>
        <w:t>to their research needs.</w:t>
      </w:r>
      <w:r w:rsidR="00270591">
        <w:rPr>
          <w:lang w:val="en-SG"/>
        </w:rPr>
        <w:t xml:space="preserve"> </w:t>
      </w:r>
    </w:p>
    <w:p w14:paraId="46B25E7A" w14:textId="7FEB041B" w:rsidR="00B43057" w:rsidRDefault="00B43057" w:rsidP="00001AAF">
      <w:pPr>
        <w:rPr>
          <w:lang w:val="en-SG"/>
        </w:rPr>
      </w:pPr>
    </w:p>
    <w:p w14:paraId="76097020" w14:textId="56CB8991" w:rsidR="000522B8" w:rsidRDefault="000522B8" w:rsidP="00001AAF">
      <w:pPr>
        <w:rPr>
          <w:lang w:val="en-SG"/>
        </w:rPr>
      </w:pPr>
      <w:r>
        <w:rPr>
          <w:lang w:val="en-SG"/>
        </w:rPr>
        <w:t>Particularly, as noted</w:t>
      </w:r>
      <w:ins w:id="442" w:author="Manisha GOYAL" w:date="2018-04-09T01:20:00Z">
        <w:r w:rsidR="004E4B3F">
          <w:rPr>
            <w:lang w:val="en-SG"/>
          </w:rPr>
          <w:t xml:space="preserve"> in the chi-squared test</w:t>
        </w:r>
      </w:ins>
      <w:r>
        <w:rPr>
          <w:lang w:val="en-SG"/>
        </w:rPr>
        <w:t>, results for Scoping Your Topic and Searching the Internet Using Google were insignificant.</w:t>
      </w:r>
      <w:ins w:id="443" w:author="Manisha GOYAL" w:date="2018-04-09T01:21:00Z">
        <w:r w:rsidR="00AB713D">
          <w:rPr>
            <w:lang w:val="en-SG"/>
          </w:rPr>
          <w:t xml:space="preserve"> </w:t>
        </w:r>
      </w:ins>
      <w:del w:id="444" w:author="Manisha GOYAL" w:date="2018-04-09T01:21:00Z">
        <w:r w:rsidDel="00AB713D">
          <w:rPr>
            <w:lang w:val="en-SG"/>
          </w:rPr>
          <w:delText xml:space="preserve">  </w:delText>
        </w:r>
      </w:del>
      <w:r>
        <w:rPr>
          <w:lang w:val="en-SG"/>
        </w:rPr>
        <w:t xml:space="preserve">This implies that there is no evidence that the trainings that were provided had any impact on these skills. Thus we recommend that trainings for these skills should be paid specific attention for improvement. </w:t>
      </w:r>
      <w:del w:id="445" w:author="Manisha GOYAL" w:date="2018-04-09T01:21:00Z">
        <w:r w:rsidDel="00E82E80">
          <w:rPr>
            <w:lang w:val="en-SG"/>
          </w:rPr>
          <w:delText xml:space="preserve"> </w:delText>
        </w:r>
      </w:del>
      <w:r>
        <w:rPr>
          <w:lang w:val="en-SG"/>
        </w:rPr>
        <w:t xml:space="preserve">Based on our visualisation analysis, Searching the Internet using Google was already a skill that students were generally very strong in at the pre-survey. </w:t>
      </w:r>
      <w:del w:id="446" w:author="Manisha GOYAL" w:date="2018-04-09T01:21:00Z">
        <w:r w:rsidDel="00E82E80">
          <w:rPr>
            <w:lang w:val="en-SG"/>
          </w:rPr>
          <w:delText xml:space="preserve"> </w:delText>
        </w:r>
      </w:del>
      <w:r>
        <w:rPr>
          <w:lang w:val="en-SG"/>
        </w:rPr>
        <w:t xml:space="preserve">Thus, the library should focus its efforts on Scoping Your Topic only to make the best use of </w:t>
      </w:r>
      <w:del w:id="447" w:author="Manisha GOYAL" w:date="2018-04-09T01:21:00Z">
        <w:r w:rsidDel="00E82E80">
          <w:rPr>
            <w:lang w:val="en-SG"/>
          </w:rPr>
          <w:delText xml:space="preserve">its </w:delText>
        </w:r>
      </w:del>
      <w:r>
        <w:rPr>
          <w:lang w:val="en-SG"/>
        </w:rPr>
        <w:t>limited resources.</w:t>
      </w:r>
    </w:p>
    <w:p w14:paraId="13E5014F" w14:textId="111D6A85" w:rsidR="0092145A" w:rsidRDefault="0092145A" w:rsidP="00001AAF">
      <w:pPr>
        <w:rPr>
          <w:lang w:val="en-SG"/>
        </w:rPr>
      </w:pPr>
    </w:p>
    <w:p w14:paraId="773F0799" w14:textId="61AF0128" w:rsidR="00A233A1" w:rsidRDefault="00FD05D5" w:rsidP="00001AAF">
      <w:pPr>
        <w:rPr>
          <w:lang w:val="en-SG"/>
        </w:rPr>
      </w:pPr>
      <w:r>
        <w:rPr>
          <w:lang w:val="en-SG"/>
        </w:rPr>
        <w:t xml:space="preserve">Particular skills like Searching the Library Online Databases and Searching using Keywords showed </w:t>
      </w:r>
      <w:r w:rsidR="008551C4">
        <w:rPr>
          <w:lang w:val="en-SG"/>
        </w:rPr>
        <w:t xml:space="preserve">significance in the </w:t>
      </w:r>
      <w:del w:id="448" w:author="Manisha GOYAL" w:date="2018-04-09T01:22:00Z">
        <w:r w:rsidR="008551C4" w:rsidDel="00305F03">
          <w:rPr>
            <w:lang w:val="en-SG"/>
          </w:rPr>
          <w:delText>relationship between training and confidence level</w:delText>
        </w:r>
      </w:del>
      <w:ins w:id="449" w:author="Manisha GOYAL" w:date="2018-04-09T01:22:00Z">
        <w:r w:rsidR="00305F03">
          <w:rPr>
            <w:lang w:val="en-SG"/>
          </w:rPr>
          <w:t>chi-squared test</w:t>
        </w:r>
      </w:ins>
      <w:r w:rsidR="008551C4">
        <w:rPr>
          <w:lang w:val="en-SG"/>
        </w:rPr>
        <w:t xml:space="preserve">. However, several students showed a negative trend in confidence </w:t>
      </w:r>
      <w:del w:id="450" w:author="Manisha GOYAL" w:date="2018-04-09T01:22:00Z">
        <w:r w:rsidR="008551C4" w:rsidDel="00566CBB">
          <w:rPr>
            <w:lang w:val="en-SG"/>
          </w:rPr>
          <w:delText xml:space="preserve">after the passage of a </w:delText>
        </w:r>
      </w:del>
      <w:ins w:id="451" w:author="Manisha GOYAL" w:date="2018-04-09T01:22:00Z">
        <w:r w:rsidR="00566CBB">
          <w:rPr>
            <w:lang w:val="en-SG"/>
          </w:rPr>
          <w:t>at the end of the</w:t>
        </w:r>
        <w:r w:rsidR="007F72C3">
          <w:rPr>
            <w:lang w:val="en-SG"/>
          </w:rPr>
          <w:t xml:space="preserve"> </w:t>
        </w:r>
      </w:ins>
      <w:r w:rsidR="008551C4">
        <w:rPr>
          <w:lang w:val="en-SG"/>
        </w:rPr>
        <w:t xml:space="preserve">semester. </w:t>
      </w:r>
      <w:r w:rsidR="00285E1D">
        <w:rPr>
          <w:lang w:val="en-SG"/>
        </w:rPr>
        <w:t xml:space="preserve">This counterintuitive trend could have been because of </w:t>
      </w:r>
      <w:r w:rsidR="006A745B">
        <w:rPr>
          <w:lang w:val="en-SG"/>
        </w:rPr>
        <w:t xml:space="preserve">the ineffectiveness </w:t>
      </w:r>
      <w:del w:id="452" w:author="Manisha GOYAL" w:date="2018-04-09T01:22:00Z">
        <w:r w:rsidR="006A745B" w:rsidDel="0051577C">
          <w:rPr>
            <w:lang w:val="en-SG"/>
          </w:rPr>
          <w:delText>o</w:delText>
        </w:r>
        <w:r w:rsidR="006A745B" w:rsidDel="001E12DD">
          <w:rPr>
            <w:lang w:val="en-SG"/>
          </w:rPr>
          <w:delText>f</w:delText>
        </w:r>
        <w:r w:rsidR="006A745B" w:rsidDel="0051577C">
          <w:rPr>
            <w:lang w:val="en-SG"/>
          </w:rPr>
          <w:delText xml:space="preserve"> lack of clarity </w:delText>
        </w:r>
      </w:del>
      <w:r w:rsidR="006A745B">
        <w:rPr>
          <w:lang w:val="en-SG"/>
        </w:rPr>
        <w:t>in the current trainings leading to the students losing confidence. We recommend the library change their training format and content for the above mentioned skills.</w:t>
      </w:r>
    </w:p>
    <w:p w14:paraId="2E75041D" w14:textId="77777777" w:rsidR="00A233A1" w:rsidRDefault="00A233A1" w:rsidP="00001AAF">
      <w:pPr>
        <w:rPr>
          <w:lang w:val="en-SG"/>
        </w:rPr>
      </w:pPr>
    </w:p>
    <w:p w14:paraId="66FBBF88" w14:textId="1DC4E557" w:rsidR="000522B8" w:rsidRDefault="0092145A" w:rsidP="00001AAF">
      <w:pPr>
        <w:rPr>
          <w:lang w:val="en-SG"/>
        </w:rPr>
      </w:pPr>
      <w:del w:id="453" w:author="Manisha GOYAL" w:date="2018-04-09T01:22:00Z">
        <w:r w:rsidDel="00185909">
          <w:rPr>
            <w:lang w:val="en-SG"/>
          </w:rPr>
          <w:delText xml:space="preserve">Thinking </w:delText>
        </w:r>
      </w:del>
      <w:ins w:id="454" w:author="Manisha GOYAL" w:date="2018-04-09T01:22:00Z">
        <w:r w:rsidR="00185909">
          <w:rPr>
            <w:lang w:val="en-SG"/>
          </w:rPr>
          <w:t xml:space="preserve">Looking </w:t>
        </w:r>
      </w:ins>
      <w:r>
        <w:rPr>
          <w:lang w:val="en-SG"/>
        </w:rPr>
        <w:t xml:space="preserve">into the future, we recommend the library to continue tracking the confidence </w:t>
      </w:r>
      <w:del w:id="455" w:author="Manisha GOYAL" w:date="2018-04-09T01:23:00Z">
        <w:r w:rsidDel="002A4B11">
          <w:rPr>
            <w:lang w:val="en-SG"/>
          </w:rPr>
          <w:delText>of students</w:delText>
        </w:r>
      </w:del>
      <w:ins w:id="456" w:author="Manisha GOYAL" w:date="2018-04-09T01:23:00Z">
        <w:r w:rsidR="002A4B11">
          <w:rPr>
            <w:lang w:val="en-SG"/>
          </w:rPr>
          <w:t>levels</w:t>
        </w:r>
      </w:ins>
      <w:r>
        <w:rPr>
          <w:lang w:val="en-SG"/>
        </w:rPr>
        <w:t xml:space="preserve">. </w:t>
      </w:r>
      <w:del w:id="457" w:author="Manisha GOYAL" w:date="2018-04-09T01:23:00Z">
        <w:r w:rsidDel="00AD25C9">
          <w:rPr>
            <w:lang w:val="en-SG"/>
          </w:rPr>
          <w:delText xml:space="preserve"> </w:delText>
        </w:r>
      </w:del>
      <w:r>
        <w:rPr>
          <w:lang w:val="en-SG"/>
        </w:rPr>
        <w:t xml:space="preserve">With more data over time, analysis may be modelled to </w:t>
      </w:r>
      <w:ins w:id="458" w:author="Manisha GOYAL" w:date="2018-04-09T01:23:00Z">
        <w:r w:rsidR="00AD25C9">
          <w:rPr>
            <w:lang w:val="en-SG"/>
          </w:rPr>
          <w:t xml:space="preserve">more </w:t>
        </w:r>
      </w:ins>
      <w:del w:id="459" w:author="Manisha GOYAL" w:date="2018-04-09T01:23:00Z">
        <w:r w:rsidDel="00AD25C9">
          <w:rPr>
            <w:lang w:val="en-SG"/>
          </w:rPr>
          <w:delText xml:space="preserve">more </w:delText>
        </w:r>
      </w:del>
      <w:r>
        <w:rPr>
          <w:lang w:val="en-SG"/>
        </w:rPr>
        <w:t>precise</w:t>
      </w:r>
      <w:del w:id="460" w:author="Manisha GOYAL" w:date="2018-04-09T01:23:00Z">
        <w:r w:rsidDel="00AD25C9">
          <w:rPr>
            <w:lang w:val="en-SG"/>
          </w:rPr>
          <w:delText>ly</w:delText>
        </w:r>
      </w:del>
      <w:r>
        <w:rPr>
          <w:lang w:val="en-SG"/>
        </w:rPr>
        <w:t xml:space="preserve"> </w:t>
      </w:r>
      <w:del w:id="461" w:author="Manisha GOYAL" w:date="2018-04-09T01:23:00Z">
        <w:r w:rsidDel="00AD25C9">
          <w:rPr>
            <w:lang w:val="en-SG"/>
          </w:rPr>
          <w:delText xml:space="preserve">measure </w:delText>
        </w:r>
      </w:del>
      <w:ins w:id="462" w:author="Manisha GOYAL" w:date="2018-04-09T01:23:00Z">
        <w:r w:rsidR="00AD25C9">
          <w:rPr>
            <w:lang w:val="en-SG"/>
          </w:rPr>
          <w:t>measurements</w:t>
        </w:r>
      </w:ins>
      <w:del w:id="463" w:author="Manisha GOYAL" w:date="2018-04-09T01:23:00Z">
        <w:r w:rsidDel="00AD25C9">
          <w:rPr>
            <w:lang w:val="en-SG"/>
          </w:rPr>
          <w:delText>the effects of library trainings</w:delText>
        </w:r>
      </w:del>
      <w:r>
        <w:rPr>
          <w:lang w:val="en-SG"/>
        </w:rPr>
        <w:t xml:space="preserve">. </w:t>
      </w:r>
      <w:del w:id="464" w:author="Manisha GOYAL" w:date="2018-04-09T01:23:00Z">
        <w:r w:rsidDel="00AD25C9">
          <w:rPr>
            <w:lang w:val="en-SG"/>
          </w:rPr>
          <w:delText xml:space="preserve"> </w:delText>
        </w:r>
      </w:del>
      <w:r>
        <w:rPr>
          <w:lang w:val="en-SG"/>
        </w:rPr>
        <w:t xml:space="preserve">One important thing </w:t>
      </w:r>
      <w:del w:id="465" w:author="Manisha GOYAL" w:date="2018-04-09T01:23:00Z">
        <w:r w:rsidDel="00C825ED">
          <w:rPr>
            <w:lang w:val="en-SG"/>
          </w:rPr>
          <w:delText xml:space="preserve">that we have </w:delText>
        </w:r>
      </w:del>
      <w:r>
        <w:rPr>
          <w:lang w:val="en-SG"/>
        </w:rPr>
        <w:t>noted is that more specific data could be collected to allow for more granular analysis</w:t>
      </w:r>
      <w:del w:id="466" w:author="Manisha GOYAL" w:date="2018-04-09T01:23:00Z">
        <w:r w:rsidDel="00505C99">
          <w:rPr>
            <w:lang w:val="en-SG"/>
          </w:rPr>
          <w:delText xml:space="preserve"> to be done</w:delText>
        </w:r>
      </w:del>
      <w:r>
        <w:rPr>
          <w:lang w:val="en-SG"/>
        </w:rPr>
        <w:t xml:space="preserve">. For instance, each research skill could be further </w:t>
      </w:r>
      <w:r>
        <w:rPr>
          <w:lang w:val="en-SG"/>
        </w:rPr>
        <w:lastRenderedPageBreak/>
        <w:t>broken down into component tasks or skills and students’ corresponding confidence can be tracked. With this level of specificity, the library can better understand where to target improvements in their training programmes.  Furthermore, surveys can be conducted at the end of each training, where the training session is evaluated based on the specific tasks and skills that were targeted.</w:t>
      </w:r>
    </w:p>
    <w:p w14:paraId="267B02C8" w14:textId="2F3BE1CB" w:rsidR="00115F91" w:rsidRDefault="0045279F" w:rsidP="00001AAF">
      <w:pPr>
        <w:pStyle w:val="Heading1"/>
        <w:rPr>
          <w:sz w:val="20"/>
          <w:lang w:val="en-SG"/>
        </w:rPr>
      </w:pPr>
      <w:r>
        <w:rPr>
          <w:lang w:val="en-SG"/>
        </w:rPr>
        <w:t>10</w:t>
      </w:r>
      <w:r w:rsidR="0084681D">
        <w:rPr>
          <w:lang w:val="en-SG"/>
        </w:rPr>
        <w:t>. LIMITATIONS AND FUTURE IMPLICATIONS</w:t>
      </w:r>
    </w:p>
    <w:p w14:paraId="63544460" w14:textId="37409F09" w:rsidR="00115F91" w:rsidRPr="004D08A8" w:rsidRDefault="0045279F" w:rsidP="002172EE">
      <w:pPr>
        <w:pStyle w:val="Heading2"/>
        <w:rPr>
          <w:lang w:val="en-SG"/>
        </w:rPr>
      </w:pPr>
      <w:r>
        <w:rPr>
          <w:lang w:val="en-SG"/>
        </w:rPr>
        <w:t>10</w:t>
      </w:r>
      <w:r w:rsidR="00115F91" w:rsidRPr="004D08A8">
        <w:rPr>
          <w:lang w:val="en-SG"/>
        </w:rPr>
        <w:t>.1 RESPONSE RATE</w:t>
      </w:r>
    </w:p>
    <w:p w14:paraId="71E48506" w14:textId="51154143" w:rsidR="00115F91" w:rsidRDefault="00115F91" w:rsidP="002172EE">
      <w:pPr>
        <w:rPr>
          <w:rFonts w:cs="Arial"/>
          <w:sz w:val="20"/>
          <w:lang w:val="en-SG"/>
        </w:rPr>
      </w:pPr>
      <w:r>
        <w:rPr>
          <w:lang w:val="en-SG"/>
        </w:rPr>
        <w:t xml:space="preserve">We had a relatively small sample of </w:t>
      </w:r>
      <w:del w:id="467" w:author="Manisha GOYAL" w:date="2018-04-09T01:26:00Z">
        <w:r w:rsidDel="0040204F">
          <w:rPr>
            <w:lang w:val="en-SG"/>
          </w:rPr>
          <w:delText>students who had responded</w:delText>
        </w:r>
      </w:del>
      <w:ins w:id="468" w:author="Manisha GOYAL" w:date="2018-04-09T01:26:00Z">
        <w:r w:rsidR="0040204F">
          <w:rPr>
            <w:lang w:val="en-SG"/>
          </w:rPr>
          <w:t>responses</w:t>
        </w:r>
      </w:ins>
      <w:r>
        <w:rPr>
          <w:lang w:val="en-SG"/>
        </w:rPr>
        <w:t xml:space="preserve"> </w:t>
      </w:r>
      <w:ins w:id="469" w:author="Manisha GOYAL" w:date="2018-04-09T01:26:00Z">
        <w:r w:rsidR="0040204F">
          <w:rPr>
            <w:lang w:val="en-SG"/>
          </w:rPr>
          <w:t>f</w:t>
        </w:r>
      </w:ins>
      <w:del w:id="470" w:author="Manisha GOYAL" w:date="2018-04-09T01:26:00Z">
        <w:r w:rsidDel="0040204F">
          <w:rPr>
            <w:lang w:val="en-SG"/>
          </w:rPr>
          <w:delText>t</w:delText>
        </w:r>
      </w:del>
      <w:r>
        <w:rPr>
          <w:lang w:val="en-SG"/>
        </w:rPr>
        <w:t>o</w:t>
      </w:r>
      <w:ins w:id="471" w:author="Manisha GOYAL" w:date="2018-04-09T01:26:00Z">
        <w:r w:rsidR="0040204F">
          <w:rPr>
            <w:lang w:val="en-SG"/>
          </w:rPr>
          <w:t>r</w:t>
        </w:r>
      </w:ins>
      <w:r>
        <w:rPr>
          <w:lang w:val="en-SG"/>
        </w:rPr>
        <w:t xml:space="preserve"> both </w:t>
      </w:r>
      <w:del w:id="472" w:author="Manisha GOYAL" w:date="2018-04-09T01:26:00Z">
        <w:r w:rsidDel="0040204F">
          <w:rPr>
            <w:lang w:val="en-SG"/>
          </w:rPr>
          <w:delText>to the pre- and post-</w:delText>
        </w:r>
      </w:del>
      <w:ins w:id="473" w:author="Manisha GOYAL" w:date="2018-04-09T01:26:00Z">
        <w:r w:rsidR="0040204F">
          <w:rPr>
            <w:lang w:val="en-SG"/>
          </w:rPr>
          <w:t>the</w:t>
        </w:r>
      </w:ins>
      <w:r>
        <w:rPr>
          <w:lang w:val="en-SG"/>
        </w:rPr>
        <w:t xml:space="preserve"> surveys. </w:t>
      </w:r>
      <w:del w:id="474" w:author="Manisha GOYAL" w:date="2018-04-09T01:26:00Z">
        <w:r w:rsidDel="0040204F">
          <w:rPr>
            <w:lang w:val="en-SG"/>
          </w:rPr>
          <w:delText xml:space="preserve"> </w:delText>
        </w:r>
      </w:del>
      <w:r>
        <w:rPr>
          <w:lang w:val="en-SG"/>
        </w:rPr>
        <w:t xml:space="preserve">The analysis can be greatly improved, </w:t>
      </w:r>
      <w:del w:id="475" w:author="Manisha GOYAL" w:date="2018-04-09T01:27:00Z">
        <w:r w:rsidDel="0040204F">
          <w:rPr>
            <w:lang w:val="en-SG"/>
          </w:rPr>
          <w:delText xml:space="preserve">especially for representativeness, </w:delText>
        </w:r>
      </w:del>
      <w:r>
        <w:rPr>
          <w:lang w:val="en-SG"/>
        </w:rPr>
        <w:t xml:space="preserve">if more </w:t>
      </w:r>
      <w:del w:id="476" w:author="Manisha GOYAL" w:date="2018-04-09T01:27:00Z">
        <w:r w:rsidDel="0040204F">
          <w:rPr>
            <w:lang w:val="en-SG"/>
          </w:rPr>
          <w:delText>of the sample</w:delText>
        </w:r>
      </w:del>
      <w:ins w:id="477" w:author="Manisha GOYAL" w:date="2018-04-09T01:27:00Z">
        <w:r w:rsidR="0040204F">
          <w:rPr>
            <w:lang w:val="en-SG"/>
          </w:rPr>
          <w:t>students</w:t>
        </w:r>
      </w:ins>
      <w:r>
        <w:rPr>
          <w:lang w:val="en-SG"/>
        </w:rPr>
        <w:t xml:space="preserve"> participated in both surveys. With more data points, the results will be more robust and convincing.</w:t>
      </w:r>
      <w:r w:rsidR="007C4AD6">
        <w:rPr>
          <w:lang w:val="en-SG"/>
        </w:rPr>
        <w:t xml:space="preserve"> </w:t>
      </w:r>
      <w:r>
        <w:rPr>
          <w:lang w:val="en-SG"/>
        </w:rPr>
        <w:t>For example, the library could follow the example of the end of term course evaluation survey that rewards students with e-dollars for their participation.</w:t>
      </w:r>
    </w:p>
    <w:p w14:paraId="5BEC87BA" w14:textId="3FE624A2" w:rsidR="00115F91" w:rsidRDefault="0045279F" w:rsidP="002172EE">
      <w:pPr>
        <w:pStyle w:val="Heading2"/>
        <w:rPr>
          <w:lang w:val="en-SG"/>
        </w:rPr>
      </w:pPr>
      <w:r>
        <w:rPr>
          <w:lang w:val="en-SG"/>
        </w:rPr>
        <w:t>10</w:t>
      </w:r>
      <w:r w:rsidR="00115F91">
        <w:rPr>
          <w:lang w:val="en-SG"/>
        </w:rPr>
        <w:t>.2 TRAINING DATA</w:t>
      </w:r>
    </w:p>
    <w:p w14:paraId="1C1FDC50" w14:textId="7B553F37" w:rsidR="00115F91" w:rsidRPr="00A06040" w:rsidRDefault="00115F91" w:rsidP="002172EE">
      <w:pPr>
        <w:rPr>
          <w:lang w:val="en-SG"/>
        </w:rPr>
      </w:pPr>
      <w:r>
        <w:rPr>
          <w:lang w:val="en-SG"/>
        </w:rPr>
        <w:t xml:space="preserve">It was </w:t>
      </w:r>
      <w:del w:id="478" w:author="Manisha GOYAL" w:date="2018-04-09T01:27:00Z">
        <w:r w:rsidDel="00C47055">
          <w:rPr>
            <w:lang w:val="en-SG"/>
          </w:rPr>
          <w:delText xml:space="preserve">also </w:delText>
        </w:r>
      </w:del>
      <w:r>
        <w:rPr>
          <w:lang w:val="en-SG"/>
        </w:rPr>
        <w:t xml:space="preserve">challenging to give recommendations on improving research skills. Respondents only answered about whether or not they attended trainings, but no further information was asked of them about trainings. </w:t>
      </w:r>
      <w:ins w:id="479" w:author="Manisha GOYAL" w:date="2018-04-09T01:27:00Z">
        <w:r w:rsidR="00C47055">
          <w:rPr>
            <w:lang w:val="en-SG"/>
          </w:rPr>
          <w:t xml:space="preserve">Moreover, our analysis showed </w:t>
        </w:r>
      </w:ins>
      <w:ins w:id="480" w:author="Manisha GOYAL" w:date="2018-04-09T01:28:00Z">
        <w:r w:rsidR="009453F6">
          <w:rPr>
            <w:lang w:val="en-SG"/>
          </w:rPr>
          <w:t xml:space="preserve">comments </w:t>
        </w:r>
      </w:ins>
      <w:del w:id="481" w:author="Manisha GOYAL" w:date="2018-04-09T01:27:00Z">
        <w:r w:rsidDel="00C47055">
          <w:rPr>
            <w:lang w:val="en-SG"/>
          </w:rPr>
          <w:delText xml:space="preserve"> As mentioned earlier, comments </w:delText>
        </w:r>
      </w:del>
      <w:r>
        <w:rPr>
          <w:lang w:val="en-SG"/>
        </w:rPr>
        <w:t xml:space="preserve">that were given were inconsequential to library research skills or training. </w:t>
      </w:r>
      <w:del w:id="482" w:author="Manisha GOYAL" w:date="2018-04-09T01:28:00Z">
        <w:r w:rsidDel="00C82502">
          <w:rPr>
            <w:lang w:val="en-SG"/>
          </w:rPr>
          <w:delText xml:space="preserve"> Our</w:delText>
        </w:r>
      </w:del>
      <w:ins w:id="483" w:author="Manisha GOYAL" w:date="2018-04-09T01:28:00Z">
        <w:r w:rsidR="00C82502">
          <w:rPr>
            <w:lang w:val="en-SG"/>
          </w:rPr>
          <w:t>The</w:t>
        </w:r>
      </w:ins>
      <w:r>
        <w:rPr>
          <w:lang w:val="en-SG"/>
        </w:rPr>
        <w:t xml:space="preserve"> chi-squared </w:t>
      </w:r>
      <w:ins w:id="484" w:author="Manisha GOYAL" w:date="2018-04-09T01:28:00Z">
        <w:r w:rsidR="0086223B">
          <w:rPr>
            <w:lang w:val="en-SG"/>
          </w:rPr>
          <w:t xml:space="preserve">test </w:t>
        </w:r>
      </w:ins>
      <w:r>
        <w:rPr>
          <w:lang w:val="en-SG"/>
        </w:rPr>
        <w:t xml:space="preserve">analysis </w:t>
      </w:r>
      <w:del w:id="485" w:author="Manisha GOYAL" w:date="2018-04-09T01:28:00Z">
        <w:r w:rsidDel="005C3688">
          <w:rPr>
            <w:lang w:val="en-SG"/>
          </w:rPr>
          <w:delText xml:space="preserve">gives </w:delText>
        </w:r>
      </w:del>
      <w:ins w:id="486" w:author="Manisha GOYAL" w:date="2018-04-09T01:28:00Z">
        <w:r w:rsidR="005C3688">
          <w:rPr>
            <w:lang w:val="en-SG"/>
          </w:rPr>
          <w:t xml:space="preserve">gave </w:t>
        </w:r>
      </w:ins>
      <w:r>
        <w:rPr>
          <w:lang w:val="en-SG"/>
        </w:rPr>
        <w:t xml:space="preserve">some insight into the effectiveness of trainings, but more information is needed </w:t>
      </w:r>
      <w:del w:id="487" w:author="Manisha GOYAL" w:date="2018-04-09T01:28:00Z">
        <w:r w:rsidDel="00FC69E7">
          <w:rPr>
            <w:lang w:val="en-SG"/>
          </w:rPr>
          <w:delText>i</w:delText>
        </w:r>
      </w:del>
      <w:r>
        <w:rPr>
          <w:lang w:val="en-SG"/>
        </w:rPr>
        <w:t>f</w:t>
      </w:r>
      <w:ins w:id="488" w:author="Manisha GOYAL" w:date="2018-04-09T01:28:00Z">
        <w:r w:rsidR="00FC69E7">
          <w:rPr>
            <w:lang w:val="en-SG"/>
          </w:rPr>
          <w:t>or</w:t>
        </w:r>
      </w:ins>
      <w:r>
        <w:rPr>
          <w:lang w:val="en-SG"/>
        </w:rPr>
        <w:t xml:space="preserve"> </w:t>
      </w:r>
      <w:ins w:id="489" w:author="Manisha GOYAL" w:date="2018-04-09T01:28:00Z">
        <w:r w:rsidR="00FC69E7">
          <w:rPr>
            <w:lang w:val="en-SG"/>
          </w:rPr>
          <w:t xml:space="preserve">studying </w:t>
        </w:r>
      </w:ins>
      <w:r>
        <w:rPr>
          <w:lang w:val="en-SG"/>
        </w:rPr>
        <w:t>specific areas of weakness for library trainings</w:t>
      </w:r>
      <w:del w:id="490" w:author="Manisha GOYAL" w:date="2018-04-09T01:28:00Z">
        <w:r w:rsidDel="00FC69E7">
          <w:rPr>
            <w:lang w:val="en-SG"/>
          </w:rPr>
          <w:delText xml:space="preserve"> can be obtained</w:delText>
        </w:r>
      </w:del>
      <w:r>
        <w:rPr>
          <w:lang w:val="en-SG"/>
        </w:rPr>
        <w:t>.</w:t>
      </w:r>
    </w:p>
    <w:p w14:paraId="688F9BBD" w14:textId="25E0D7C9" w:rsidR="00FC2DB4" w:rsidRDefault="0045279F" w:rsidP="00001AAF">
      <w:pPr>
        <w:pStyle w:val="Heading1"/>
        <w:rPr>
          <w:lang w:val="en-SG"/>
        </w:rPr>
      </w:pPr>
      <w:r>
        <w:rPr>
          <w:lang w:val="en-SG"/>
        </w:rPr>
        <w:t xml:space="preserve">11. </w:t>
      </w:r>
      <w:r w:rsidR="00115F91">
        <w:rPr>
          <w:lang w:val="en-SG"/>
        </w:rPr>
        <w:t>CO</w:t>
      </w:r>
      <w:r w:rsidR="0084681D">
        <w:rPr>
          <w:lang w:val="en-SG"/>
        </w:rPr>
        <w:t>NCLUSION</w:t>
      </w:r>
    </w:p>
    <w:p w14:paraId="713ED839" w14:textId="14448497" w:rsidR="00115F91" w:rsidRPr="00E52972" w:rsidRDefault="00115F91" w:rsidP="002172EE">
      <w:pPr>
        <w:rPr>
          <w:lang w:val="en-SG"/>
        </w:rPr>
      </w:pPr>
      <w:r>
        <w:rPr>
          <w:lang w:val="en-SG"/>
        </w:rPr>
        <w:t xml:space="preserve">We sought to provide the library with analysis that would help them provide better training for the </w:t>
      </w:r>
      <w:del w:id="491" w:author="Manisha GOYAL" w:date="2018-04-09T01:28:00Z">
        <w:r w:rsidDel="007C45EA">
          <w:rPr>
            <w:lang w:val="en-SG"/>
          </w:rPr>
          <w:delText xml:space="preserve">suite of </w:delText>
        </w:r>
      </w:del>
      <w:r>
        <w:rPr>
          <w:lang w:val="en-SG"/>
        </w:rPr>
        <w:t>research skills. The results of our visualisation and statistical chi-squared analysis are promising, and indicate that the trainings have had a general positive impact on students’ confidence levels. For more specific targetting on where the library can improve their trainings, further data collection should be done by the library, focussing on obtaining more detailed inputs from respondents.</w:t>
      </w:r>
    </w:p>
    <w:p w14:paraId="22DE9D00" w14:textId="57A68F76" w:rsidR="00FC2DB4" w:rsidRDefault="0084681D" w:rsidP="00001AAF">
      <w:pPr>
        <w:pStyle w:val="Heading1"/>
        <w:rPr>
          <w:lang w:val="en-SG"/>
        </w:rPr>
      </w:pPr>
      <w:r>
        <w:rPr>
          <w:lang w:val="en-SG"/>
        </w:rPr>
        <w:t>1</w:t>
      </w:r>
      <w:r w:rsidR="0045279F">
        <w:rPr>
          <w:lang w:val="en-SG"/>
        </w:rPr>
        <w:t>2</w:t>
      </w:r>
      <w:r>
        <w:rPr>
          <w:lang w:val="en-SG"/>
        </w:rPr>
        <w:t>. ACKNOWLEDGEMENT</w:t>
      </w:r>
    </w:p>
    <w:p w14:paraId="1BF10951" w14:textId="59835EB9" w:rsidR="00115F91" w:rsidRPr="00E52972" w:rsidRDefault="00115F91" w:rsidP="002172EE">
      <w:pPr>
        <w:rPr>
          <w:lang w:val="en-SG"/>
        </w:rPr>
      </w:pPr>
      <w:r>
        <w:rPr>
          <w:lang w:val="en-SG"/>
        </w:rPr>
        <w:t xml:space="preserve">We want to acknowledge the invaluable input from our faculty supervisors, Professor Kam Tin Seong and </w:t>
      </w:r>
      <w:ins w:id="492" w:author="Microsoft Office User" w:date="2018-04-08T23:52:00Z">
        <w:r w:rsidR="00052452">
          <w:rPr>
            <w:lang w:val="en-SG"/>
          </w:rPr>
          <w:t xml:space="preserve">Professor </w:t>
        </w:r>
      </w:ins>
      <w:r>
        <w:rPr>
          <w:lang w:val="en-SG"/>
        </w:rPr>
        <w:t xml:space="preserve">Meenakshi Gopalakrishnan </w:t>
      </w:r>
      <w:ins w:id="493" w:author="Manisha GOYAL" w:date="2018-04-09T01:29:00Z">
        <w:r w:rsidR="00C40F6A">
          <w:rPr>
            <w:lang w:val="en-SG"/>
          </w:rPr>
          <w:t xml:space="preserve">and thank them </w:t>
        </w:r>
      </w:ins>
      <w:ins w:id="494" w:author="Microsoft Office User" w:date="2018-04-08T23:52:00Z">
        <w:r w:rsidR="00052452">
          <w:rPr>
            <w:lang w:val="en-SG"/>
          </w:rPr>
          <w:t xml:space="preserve">for suppporting </w:t>
        </w:r>
        <w:del w:id="495" w:author="Manisha GOYAL" w:date="2018-04-09T01:29:00Z">
          <w:r w:rsidR="00052452" w:rsidDel="005B545C">
            <w:rPr>
              <w:lang w:val="en-SG"/>
            </w:rPr>
            <w:delText xml:space="preserve">and guiding </w:delText>
          </w:r>
        </w:del>
        <w:r w:rsidR="00052452">
          <w:rPr>
            <w:lang w:val="en-SG"/>
          </w:rPr>
          <w:t xml:space="preserve">us throughout the </w:t>
        </w:r>
        <w:del w:id="496" w:author="Manisha GOYAL" w:date="2018-04-09T01:29:00Z">
          <w:r w:rsidR="00052452" w:rsidDel="005B545C">
            <w:rPr>
              <w:lang w:val="en-SG"/>
            </w:rPr>
            <w:delText>process of the report</w:delText>
          </w:r>
        </w:del>
      </w:ins>
      <w:ins w:id="497" w:author="Manisha GOYAL" w:date="2018-04-09T01:29:00Z">
        <w:r w:rsidR="005B545C">
          <w:rPr>
            <w:lang w:val="en-SG"/>
          </w:rPr>
          <w:t>project</w:t>
        </w:r>
      </w:ins>
      <w:ins w:id="498" w:author="Microsoft Office User" w:date="2018-04-08T23:52:00Z">
        <w:r w:rsidR="00052452">
          <w:rPr>
            <w:lang w:val="en-SG"/>
          </w:rPr>
          <w:t>.</w:t>
        </w:r>
        <w:del w:id="499" w:author="Manisha GOYAL" w:date="2018-04-09T01:29:00Z">
          <w:r w:rsidR="00052452" w:rsidDel="00ED4428">
            <w:rPr>
              <w:lang w:val="en-SG"/>
            </w:rPr>
            <w:delText xml:space="preserve"> Moreover, w</w:delText>
          </w:r>
        </w:del>
      </w:ins>
      <w:ins w:id="500" w:author="Manisha GOYAL" w:date="2018-04-09T01:29:00Z">
        <w:r w:rsidR="00ED4428">
          <w:rPr>
            <w:lang w:val="en-SG"/>
          </w:rPr>
          <w:t xml:space="preserve"> W</w:t>
        </w:r>
      </w:ins>
      <w:ins w:id="501" w:author="Microsoft Office User" w:date="2018-04-08T23:52:00Z">
        <w:r w:rsidR="00052452">
          <w:rPr>
            <w:lang w:val="en-SG"/>
          </w:rPr>
          <w:t xml:space="preserve">e would </w:t>
        </w:r>
      </w:ins>
      <w:ins w:id="502" w:author="Manisha GOYAL" w:date="2018-04-09T01:29:00Z">
        <w:r w:rsidR="00ED4428">
          <w:rPr>
            <w:lang w:val="en-SG"/>
          </w:rPr>
          <w:t xml:space="preserve">also </w:t>
        </w:r>
      </w:ins>
      <w:ins w:id="503" w:author="Microsoft Office User" w:date="2018-04-08T23:52:00Z">
        <w:r w:rsidR="00052452">
          <w:rPr>
            <w:lang w:val="en-SG"/>
          </w:rPr>
          <w:t xml:space="preserve">like to thank </w:t>
        </w:r>
      </w:ins>
      <w:ins w:id="504" w:author="Manisha GOYAL" w:date="2018-04-09T01:30:00Z">
        <w:r w:rsidR="00057C29">
          <w:rPr>
            <w:lang w:val="en-SG"/>
          </w:rPr>
          <w:t xml:space="preserve">our sponsors </w:t>
        </w:r>
      </w:ins>
      <w:ins w:id="505" w:author="Microsoft Office User" w:date="2018-04-08T23:52:00Z">
        <w:r w:rsidR="00052452">
          <w:rPr>
            <w:lang w:val="en-SG"/>
          </w:rPr>
          <w:t>Mr. Aaron</w:t>
        </w:r>
      </w:ins>
      <w:ins w:id="506" w:author="Microsoft Office User" w:date="2018-04-08T23:53:00Z">
        <w:r w:rsidR="00052452">
          <w:rPr>
            <w:lang w:val="en-SG"/>
          </w:rPr>
          <w:t xml:space="preserve"> Chee Hsien and Mr. Wee Lian William Koh for giving us the trust to work with their data and </w:t>
        </w:r>
      </w:ins>
      <w:ins w:id="507" w:author="Microsoft Office User" w:date="2018-04-08T23:54:00Z">
        <w:r w:rsidR="00052452">
          <w:rPr>
            <w:lang w:val="en-SG"/>
          </w:rPr>
          <w:t xml:space="preserve">flexibility to explore </w:t>
        </w:r>
        <w:del w:id="508" w:author="Manisha GOYAL" w:date="2018-04-09T01:30:00Z">
          <w:r w:rsidR="00052452" w:rsidDel="00085863">
            <w:rPr>
              <w:lang w:val="en-SG"/>
            </w:rPr>
            <w:delText xml:space="preserve">innovative </w:delText>
          </w:r>
        </w:del>
        <w:r w:rsidR="00052452">
          <w:rPr>
            <w:lang w:val="en-SG"/>
          </w:rPr>
          <w:t>solutions.</w:t>
        </w:r>
      </w:ins>
      <w:del w:id="509" w:author="Microsoft Office User" w:date="2018-04-08T23:52:00Z">
        <w:r w:rsidDel="00052452">
          <w:rPr>
            <w:lang w:val="en-SG"/>
          </w:rPr>
          <w:delText>in helping with the directing of our analysis and producing this research paper.</w:delText>
        </w:r>
      </w:del>
    </w:p>
    <w:p w14:paraId="2299E465" w14:textId="788657E3" w:rsidR="00FC2DB4" w:rsidRPr="00311E4C" w:rsidRDefault="0084681D" w:rsidP="00001AAF">
      <w:pPr>
        <w:pStyle w:val="Heading1"/>
        <w:rPr>
          <w:lang w:val="en-SG"/>
        </w:rPr>
      </w:pPr>
      <w:r>
        <w:rPr>
          <w:lang w:val="en-SG"/>
        </w:rPr>
        <w:t>1</w:t>
      </w:r>
      <w:r w:rsidR="0045279F">
        <w:rPr>
          <w:lang w:val="en-SG"/>
        </w:rPr>
        <w:t>3</w:t>
      </w:r>
      <w:r>
        <w:rPr>
          <w:lang w:val="en-SG"/>
        </w:rPr>
        <w:t>. CONTACT INFORMATION</w:t>
      </w:r>
    </w:p>
    <w:p w14:paraId="5E89486F" w14:textId="77777777" w:rsidR="00115F91" w:rsidRDefault="00115F91" w:rsidP="00E86C52">
      <w:pPr>
        <w:rPr>
          <w:rFonts w:cs="Arial"/>
          <w:lang w:val="en-SG"/>
        </w:rPr>
      </w:pPr>
      <w:r>
        <w:rPr>
          <w:rFonts w:cs="Arial"/>
          <w:lang w:val="en-SG"/>
        </w:rPr>
        <w:t xml:space="preserve">Mohamed Lukman Bin Mohamed Syed: </w:t>
      </w:r>
      <w:hyperlink r:id="rId21" w:history="1">
        <w:r w:rsidRPr="005D18A8">
          <w:rPr>
            <w:rStyle w:val="Hyperlink"/>
            <w:sz w:val="20"/>
            <w:lang w:val="en-SG"/>
          </w:rPr>
          <w:t>mohamedlms.2014@economics.smu.edu.sg</w:t>
        </w:r>
      </w:hyperlink>
    </w:p>
    <w:p w14:paraId="53ACB313" w14:textId="77777777" w:rsidR="00115F91" w:rsidRDefault="00115F91" w:rsidP="00E86C52">
      <w:pPr>
        <w:rPr>
          <w:rFonts w:cs="Arial"/>
          <w:lang w:val="fr-FR"/>
        </w:rPr>
      </w:pPr>
      <w:r w:rsidRPr="0061253C">
        <w:rPr>
          <w:rFonts w:cs="Arial"/>
          <w:lang w:val="fr-FR"/>
        </w:rPr>
        <w:t xml:space="preserve">Mahima Damani: </w:t>
      </w:r>
      <w:hyperlink r:id="rId22" w:history="1">
        <w:r w:rsidRPr="005D18A8">
          <w:rPr>
            <w:rStyle w:val="Hyperlink"/>
            <w:sz w:val="20"/>
            <w:lang w:val="fr-FR"/>
          </w:rPr>
          <w:t>mahimad.2014@business.smu.edu.sg</w:t>
        </w:r>
      </w:hyperlink>
    </w:p>
    <w:p w14:paraId="36A7812C" w14:textId="555B40A4" w:rsidR="004D3F57" w:rsidRDefault="00115F91" w:rsidP="00E86C52">
      <w:pPr>
        <w:rPr>
          <w:ins w:id="510" w:author="Manisha GOYAL" w:date="2018-04-08T22:58:00Z"/>
          <w:rFonts w:cs="Arial"/>
          <w:lang w:val="en-SG"/>
        </w:rPr>
      </w:pPr>
      <w:r w:rsidRPr="00CF129D">
        <w:rPr>
          <w:rFonts w:cs="Arial"/>
          <w:lang w:val="en-SG"/>
        </w:rPr>
        <w:t>Manisha Goyal</w:t>
      </w:r>
      <w:r>
        <w:rPr>
          <w:rFonts w:cs="Arial"/>
          <w:lang w:val="en-SG"/>
        </w:rPr>
        <w:t>:</w:t>
      </w:r>
      <w:r w:rsidRPr="00CF129D">
        <w:rPr>
          <w:rFonts w:cs="Arial"/>
          <w:lang w:val="en-SG"/>
        </w:rPr>
        <w:t xml:space="preserve">  </w:t>
      </w:r>
      <w:hyperlink r:id="rId23" w:history="1">
        <w:r w:rsidRPr="005D18A8">
          <w:rPr>
            <w:rStyle w:val="Hyperlink"/>
            <w:sz w:val="20"/>
            <w:lang w:val="en-SG"/>
          </w:rPr>
          <w:t>manishag.2014@sis.smu.edu.sg</w:t>
        </w:r>
      </w:hyperlink>
      <w:r>
        <w:rPr>
          <w:rFonts w:cs="Arial"/>
          <w:lang w:val="en-SG"/>
        </w:rPr>
        <w:t xml:space="preserve"> </w:t>
      </w:r>
    </w:p>
    <w:p w14:paraId="383F02FA" w14:textId="443A26EE" w:rsidR="004D3F57" w:rsidRDefault="004D3F57" w:rsidP="004D3F57">
      <w:pPr>
        <w:pStyle w:val="Heading1"/>
        <w:rPr>
          <w:ins w:id="511" w:author="Manisha GOYAL" w:date="2018-04-08T22:59:00Z"/>
          <w:lang w:val="en-SG"/>
        </w:rPr>
      </w:pPr>
      <w:ins w:id="512" w:author="Manisha GOYAL" w:date="2018-04-08T22:58:00Z">
        <w:r>
          <w:rPr>
            <w:lang w:val="en-SG"/>
          </w:rPr>
          <w:t>14. REFERENCES</w:t>
        </w:r>
      </w:ins>
    </w:p>
    <w:p w14:paraId="5D526FE1" w14:textId="77777777" w:rsidR="00357663" w:rsidRDefault="00357663" w:rsidP="002172EE">
      <w:pPr>
        <w:rPr>
          <w:ins w:id="513" w:author="Manisha GOYAL" w:date="2018-04-08T23:00:00Z"/>
        </w:rPr>
      </w:pPr>
      <w:ins w:id="514" w:author="Manisha GOYAL" w:date="2018-04-08T23:00:00Z">
        <w:r>
          <w:t xml:space="preserve">Derrick, B. and White, P. (2017) </w:t>
        </w:r>
        <w:r w:rsidRPr="00C24FE0">
          <w:rPr>
            <w:i/>
          </w:rPr>
          <w:t>Comparing two samples from an individual Likert question</w:t>
        </w:r>
        <w:r>
          <w:t xml:space="preserve">. International Journal of Mathematics and Statistics, 18 (3). ISSN 0974-7117 </w:t>
        </w:r>
        <w:r>
          <w:fldChar w:fldCharType="begin"/>
        </w:r>
        <w:r>
          <w:instrText xml:space="preserve"> HYPERLINK "http://eprints.uwe.ac.uk/30814" </w:instrText>
        </w:r>
        <w:r>
          <w:fldChar w:fldCharType="separate"/>
        </w:r>
        <w:r w:rsidRPr="005D18A8">
          <w:rPr>
            <w:rStyle w:val="Hyperlink"/>
          </w:rPr>
          <w:t>http://eprints.uwe.ac.uk/30814</w:t>
        </w:r>
        <w:r>
          <w:rPr>
            <w:rStyle w:val="Hyperlink"/>
          </w:rPr>
          <w:fldChar w:fldCharType="end"/>
        </w:r>
      </w:ins>
    </w:p>
    <w:p w14:paraId="62373981" w14:textId="77777777" w:rsidR="00357663" w:rsidRDefault="00357663" w:rsidP="002172EE">
      <w:pPr>
        <w:rPr>
          <w:ins w:id="515" w:author="Manisha GOYAL" w:date="2018-04-08T23:00:00Z"/>
        </w:rPr>
      </w:pPr>
    </w:p>
    <w:p w14:paraId="3E9AF43D" w14:textId="7FC0453E" w:rsidR="00357663" w:rsidRDefault="00357663" w:rsidP="002172EE">
      <w:pPr>
        <w:rPr>
          <w:ins w:id="516" w:author="Manisha GOYAL" w:date="2018-04-08T23:00:00Z"/>
        </w:rPr>
      </w:pPr>
      <w:ins w:id="517" w:author="Manisha GOYAL" w:date="2018-04-08T23:00:00Z">
        <w:r w:rsidRPr="00EF3B0B">
          <w:t>Heiberger M., Robbins, N B.</w:t>
        </w:r>
        <w:r>
          <w:t xml:space="preserve"> (2011). </w:t>
        </w:r>
        <w:r w:rsidRPr="00C24FE0">
          <w:rPr>
            <w:i/>
          </w:rPr>
          <w:t>Plotting Likert and Other Rating Scales.</w:t>
        </w:r>
        <w:r>
          <w:t xml:space="preserve"> </w:t>
        </w:r>
        <w:r w:rsidRPr="00EF3B0B">
          <w:t>Proceedings of the</w:t>
        </w:r>
        <w:r w:rsidR="008065A1">
          <w:t xml:space="preserve"> 2011 Joint Statistical Meeting</w:t>
        </w:r>
      </w:ins>
    </w:p>
    <w:p w14:paraId="58171547" w14:textId="77777777" w:rsidR="00357663" w:rsidRDefault="00357663" w:rsidP="002172EE">
      <w:pPr>
        <w:rPr>
          <w:ins w:id="518" w:author="Manisha GOYAL" w:date="2018-04-08T23:00:00Z"/>
          <w:color w:val="000000"/>
          <w:shd w:val="clear" w:color="auto" w:fill="FFFFFF"/>
        </w:rPr>
      </w:pPr>
    </w:p>
    <w:p w14:paraId="59989868" w14:textId="77777777" w:rsidR="00357663" w:rsidRPr="00EF3B0B" w:rsidRDefault="00357663" w:rsidP="002172EE">
      <w:pPr>
        <w:rPr>
          <w:ins w:id="519" w:author="Manisha GOYAL" w:date="2018-04-08T23:00:00Z"/>
        </w:rPr>
      </w:pPr>
      <w:ins w:id="520" w:author="Manisha GOYAL" w:date="2018-04-08T23:00:00Z">
        <w:r w:rsidRPr="00EF3B0B">
          <w:rPr>
            <w:color w:val="000000"/>
            <w:shd w:val="clear" w:color="auto" w:fill="FFFFFF"/>
          </w:rPr>
          <w:t>Kim HY.</w:t>
        </w:r>
        <w:r>
          <w:rPr>
            <w:color w:val="000000"/>
            <w:shd w:val="clear" w:color="auto" w:fill="FFFFFF"/>
          </w:rPr>
          <w:t xml:space="preserve"> (May 2017).</w:t>
        </w:r>
        <w:r w:rsidRPr="00EF3B0B">
          <w:rPr>
            <w:color w:val="000000"/>
            <w:shd w:val="clear" w:color="auto" w:fill="FFFFFF"/>
          </w:rPr>
          <w:t>  </w:t>
        </w:r>
        <w:r w:rsidRPr="00EF3B0B">
          <w:rPr>
            <w:b/>
            <w:bCs/>
            <w:color w:val="000000"/>
            <w:shd w:val="clear" w:color="auto" w:fill="FFFFFF"/>
          </w:rPr>
          <w:t> </w:t>
        </w:r>
        <w:r w:rsidRPr="00C24FE0">
          <w:rPr>
            <w:bCs/>
            <w:i/>
            <w:color w:val="000000"/>
            <w:shd w:val="clear" w:color="auto" w:fill="FFFFFF"/>
          </w:rPr>
          <w:t>Statistical notes for clinical researchers: Chi-squared test and Fisher's exact test</w:t>
        </w:r>
        <w:r w:rsidRPr="00EF3B0B">
          <w:rPr>
            <w:color w:val="000000"/>
            <w:shd w:val="clear" w:color="auto" w:fill="FFFFFF"/>
          </w:rPr>
          <w:t>.   Restor Dent Endod.</w:t>
        </w:r>
        <w:r>
          <w:rPr>
            <w:color w:val="000000"/>
            <w:shd w:val="clear" w:color="auto" w:fill="FFFFFF"/>
          </w:rPr>
          <w:t xml:space="preserve"> </w:t>
        </w:r>
        <w:r w:rsidRPr="00EF3B0B">
          <w:rPr>
            <w:color w:val="000000"/>
            <w:shd w:val="clear" w:color="auto" w:fill="FFFFFF"/>
          </w:rPr>
          <w:t>42(2):152-155.   </w:t>
        </w:r>
        <w:r>
          <w:fldChar w:fldCharType="begin"/>
        </w:r>
        <w:r>
          <w:instrText xml:space="preserve"> HYPERLINK "https://doi.org/10.5395/rde.2017.42.2.152" \t "_blank" </w:instrText>
        </w:r>
        <w:r>
          <w:fldChar w:fldCharType="separate"/>
        </w:r>
        <w:r w:rsidRPr="00EF3B0B">
          <w:rPr>
            <w:rStyle w:val="Hyperlink"/>
            <w:color w:val="000000"/>
            <w:shd w:val="clear" w:color="auto" w:fill="FFFFFF"/>
          </w:rPr>
          <w:t>https://doi.org/10.5395/rde.2017.42.2.152</w:t>
        </w:r>
        <w:r>
          <w:rPr>
            <w:rStyle w:val="Hyperlink"/>
            <w:color w:val="000000"/>
            <w:shd w:val="clear" w:color="auto" w:fill="FFFFFF"/>
          </w:rPr>
          <w:fldChar w:fldCharType="end"/>
        </w:r>
        <w:r>
          <w:t xml:space="preserve"> </w:t>
        </w:r>
      </w:ins>
    </w:p>
    <w:p w14:paraId="3117A5DF" w14:textId="77777777" w:rsidR="00357663" w:rsidRDefault="00357663" w:rsidP="002172EE">
      <w:pPr>
        <w:rPr>
          <w:ins w:id="521" w:author="Manisha GOYAL" w:date="2018-04-08T23:00:00Z"/>
        </w:rPr>
      </w:pPr>
    </w:p>
    <w:p w14:paraId="4E1BBC3A" w14:textId="77777777" w:rsidR="00357663" w:rsidRDefault="00357663" w:rsidP="002172EE">
      <w:pPr>
        <w:rPr>
          <w:ins w:id="522" w:author="Manisha GOYAL" w:date="2018-04-08T23:00:00Z"/>
        </w:rPr>
      </w:pPr>
      <w:ins w:id="523" w:author="Manisha GOYAL" w:date="2018-04-08T23:00:00Z">
        <w:r>
          <w:t xml:space="preserve">Stemler, Steve. (2001). </w:t>
        </w:r>
        <w:r w:rsidRPr="0086511A">
          <w:rPr>
            <w:i/>
          </w:rPr>
          <w:t>An overview of content analysis</w:t>
        </w:r>
        <w:r>
          <w:t xml:space="preserve">. Practical Assessment, Research &amp; Evaluation, 7(17). </w:t>
        </w:r>
        <w:r>
          <w:fldChar w:fldCharType="begin"/>
        </w:r>
        <w:r>
          <w:instrText xml:space="preserve"> HYPERLINK "http://PAREonline.net/getvn.asp?v=7&amp;n=17" </w:instrText>
        </w:r>
        <w:r>
          <w:fldChar w:fldCharType="separate"/>
        </w:r>
        <w:r w:rsidRPr="005D18A8">
          <w:rPr>
            <w:rStyle w:val="Hyperlink"/>
          </w:rPr>
          <w:t>http://PAREonline.net/getvn.asp?v=7&amp;n=17</w:t>
        </w:r>
        <w:r>
          <w:rPr>
            <w:rStyle w:val="Hyperlink"/>
          </w:rPr>
          <w:fldChar w:fldCharType="end"/>
        </w:r>
        <w:r>
          <w:t xml:space="preserve"> </w:t>
        </w:r>
      </w:ins>
    </w:p>
    <w:p w14:paraId="7F368422" w14:textId="77777777" w:rsidR="00357663" w:rsidRDefault="00357663" w:rsidP="002172EE">
      <w:pPr>
        <w:rPr>
          <w:ins w:id="524" w:author="Manisha GOYAL" w:date="2018-04-08T23:00:00Z"/>
        </w:rPr>
      </w:pPr>
    </w:p>
    <w:p w14:paraId="46D8E849" w14:textId="3F1B708A" w:rsidR="000571B6" w:rsidRDefault="008065A1" w:rsidP="006A6E5B">
      <w:pPr>
        <w:rPr>
          <w:lang w:val="en-SG"/>
        </w:rPr>
      </w:pPr>
      <w:ins w:id="525" w:author="Manisha GOYAL" w:date="2018-04-08T23:02:00Z">
        <w:r>
          <w:t>Law.smu.edu.sg. (2018). [online] Available at: https://law.smu.edu.sg/research</w:t>
        </w:r>
      </w:ins>
    </w:p>
    <w:p w14:paraId="00415E03" w14:textId="77777777" w:rsidR="000571B6" w:rsidRDefault="000571B6" w:rsidP="00001AAF">
      <w:pPr>
        <w:pStyle w:val="Heading1"/>
        <w:rPr>
          <w:lang w:val="en-SG"/>
        </w:rPr>
      </w:pPr>
    </w:p>
    <w:p w14:paraId="79CA8DE8" w14:textId="77777777" w:rsidR="000571B6" w:rsidRDefault="000571B6" w:rsidP="00001AAF">
      <w:pPr>
        <w:pStyle w:val="Heading1"/>
        <w:rPr>
          <w:lang w:val="en-SG"/>
        </w:rPr>
      </w:pPr>
    </w:p>
    <w:p w14:paraId="6F997108" w14:textId="77777777" w:rsidR="000571B6" w:rsidRDefault="000571B6" w:rsidP="00001AAF">
      <w:pPr>
        <w:pStyle w:val="Heading1"/>
        <w:rPr>
          <w:lang w:val="en-SG"/>
        </w:rPr>
      </w:pPr>
    </w:p>
    <w:p w14:paraId="4C426FEB" w14:textId="77777777" w:rsidR="003A6F8A" w:rsidRDefault="003A6F8A">
      <w:pPr>
        <w:spacing w:after="160" w:line="259" w:lineRule="auto"/>
        <w:rPr>
          <w:rFonts w:eastAsia="Times New Roman" w:cs="Arial"/>
          <w:b/>
          <w:caps/>
          <w:noProof w:val="0"/>
          <w:sz w:val="22"/>
          <w:szCs w:val="20"/>
          <w:lang w:val="en-SG"/>
        </w:rPr>
      </w:pPr>
      <w:r>
        <w:rPr>
          <w:lang w:val="en-SG"/>
        </w:rPr>
        <w:br w:type="page"/>
      </w:r>
    </w:p>
    <w:p w14:paraId="2B0632E0" w14:textId="4884790A" w:rsidR="00FC2DB4" w:rsidRDefault="0084681D" w:rsidP="00001AAF">
      <w:pPr>
        <w:pStyle w:val="Heading1"/>
        <w:rPr>
          <w:lang w:val="en-SG"/>
        </w:rPr>
      </w:pPr>
      <w:r>
        <w:rPr>
          <w:lang w:val="en-SG"/>
        </w:rPr>
        <w:lastRenderedPageBreak/>
        <w:t>APPENDIX</w:t>
      </w:r>
    </w:p>
    <w:p w14:paraId="54A14C79" w14:textId="7A3DE8FF" w:rsidR="008B37D3" w:rsidRDefault="00E81C02" w:rsidP="00D173FD">
      <w:pPr>
        <w:pStyle w:val="Heading2"/>
        <w:rPr>
          <w:lang w:val="en-SG"/>
        </w:rPr>
      </w:pPr>
      <w:r>
        <w:t xml:space="preserve">APPENDIX A: </w:t>
      </w:r>
      <w:r w:rsidR="008B37D3" w:rsidRPr="007F5AF8">
        <w:rPr>
          <w:lang w:val="en-SG"/>
        </w:rPr>
        <w:t>percentage of students ho received training in library research skills</w:t>
      </w:r>
    </w:p>
    <w:p w14:paraId="330DD044" w14:textId="77777777" w:rsidR="008B37D3" w:rsidRPr="008B37D3" w:rsidRDefault="008B37D3" w:rsidP="00E52972">
      <w:pPr>
        <w:rPr>
          <w:lang w:val="en-SG"/>
        </w:rPr>
      </w:pPr>
    </w:p>
    <w:p w14:paraId="51D1C89F" w14:textId="77777777" w:rsidR="008B37D3" w:rsidRDefault="008B37D3" w:rsidP="008B37D3">
      <w:pPr>
        <w:keepNext/>
      </w:pPr>
      <w:r w:rsidRPr="00E52972">
        <w:rPr>
          <w:rFonts w:cs="Arial"/>
          <w:sz w:val="20"/>
          <w:szCs w:val="20"/>
          <w:lang w:val="en-GB" w:eastAsia="en-GB"/>
        </w:rPr>
        <w:drawing>
          <wp:inline distT="0" distB="0" distL="0" distR="0" wp14:anchorId="26F52EA2" wp14:editId="7C182B35">
            <wp:extent cx="2458624" cy="3220376"/>
            <wp:effectExtent l="25400" t="25400" r="31115" b="311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3188" cy="3226354"/>
                    </a:xfrm>
                    <a:prstGeom prst="rect">
                      <a:avLst/>
                    </a:prstGeom>
                    <a:ln>
                      <a:solidFill>
                        <a:schemeClr val="tx1"/>
                      </a:solidFill>
                    </a:ln>
                  </pic:spPr>
                </pic:pic>
              </a:graphicData>
            </a:graphic>
          </wp:inline>
        </w:drawing>
      </w:r>
    </w:p>
    <w:p w14:paraId="780A5D04" w14:textId="056C700C" w:rsidR="008B37D3" w:rsidRDefault="008B37D3" w:rsidP="008B37D3">
      <w:pPr>
        <w:pStyle w:val="Caption"/>
        <w:rPr>
          <w:lang w:val="en-SG"/>
        </w:rPr>
      </w:pPr>
      <w:r>
        <w:t xml:space="preserve">Figure </w:t>
      </w:r>
      <w:r>
        <w:fldChar w:fldCharType="begin"/>
      </w:r>
      <w:r>
        <w:instrText xml:space="preserve"> SEQ Figure \* ARABIC </w:instrText>
      </w:r>
      <w:r>
        <w:fldChar w:fldCharType="separate"/>
      </w:r>
      <w:ins w:id="526" w:author="Manisha GOYAL" w:date="2018-04-09T02:09:00Z">
        <w:r w:rsidR="00657C8C">
          <w:t>13</w:t>
        </w:r>
      </w:ins>
      <w:r>
        <w:fldChar w:fldCharType="end"/>
      </w:r>
      <w:r>
        <w:t>.</w:t>
      </w:r>
      <w:r w:rsidR="0052548E">
        <w:t xml:space="preserve"> </w:t>
      </w:r>
      <w:r>
        <w:t>Training for citing references</w:t>
      </w:r>
    </w:p>
    <w:p w14:paraId="409F59D0" w14:textId="77777777" w:rsidR="008B37D3" w:rsidRDefault="008B37D3" w:rsidP="008B37D3">
      <w:pPr>
        <w:rPr>
          <w:lang w:val="en-SG"/>
        </w:rPr>
      </w:pPr>
    </w:p>
    <w:p w14:paraId="3C45680A" w14:textId="77777777" w:rsidR="008B37D3" w:rsidRDefault="008B37D3" w:rsidP="008B37D3">
      <w:pPr>
        <w:keepNext/>
      </w:pPr>
      <w:r w:rsidRPr="00E52972">
        <w:rPr>
          <w:rFonts w:cs="Arial"/>
          <w:sz w:val="20"/>
          <w:szCs w:val="20"/>
          <w:lang w:val="en-GB" w:eastAsia="en-GB"/>
        </w:rPr>
        <w:drawing>
          <wp:inline distT="0" distB="0" distL="0" distR="0" wp14:anchorId="63EF8C16" wp14:editId="5F1E5988">
            <wp:extent cx="2498769" cy="3326926"/>
            <wp:effectExtent l="25400" t="25400" r="15875" b="260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02457" cy="3331836"/>
                    </a:xfrm>
                    <a:prstGeom prst="rect">
                      <a:avLst/>
                    </a:prstGeom>
                    <a:ln>
                      <a:solidFill>
                        <a:schemeClr val="tx1"/>
                      </a:solidFill>
                    </a:ln>
                  </pic:spPr>
                </pic:pic>
              </a:graphicData>
            </a:graphic>
          </wp:inline>
        </w:drawing>
      </w:r>
    </w:p>
    <w:p w14:paraId="4DB51B8D" w14:textId="2C13207B" w:rsidR="008B37D3" w:rsidRDefault="008B37D3" w:rsidP="008B37D3">
      <w:pPr>
        <w:pStyle w:val="Caption"/>
        <w:rPr>
          <w:lang w:val="en-SG"/>
        </w:rPr>
      </w:pPr>
      <w:r>
        <w:t xml:space="preserve">Figure </w:t>
      </w:r>
      <w:r>
        <w:fldChar w:fldCharType="begin"/>
      </w:r>
      <w:r>
        <w:instrText xml:space="preserve"> SEQ Figure \* ARABIC </w:instrText>
      </w:r>
      <w:r>
        <w:fldChar w:fldCharType="separate"/>
      </w:r>
      <w:r w:rsidR="00657C8C">
        <w:t>14</w:t>
      </w:r>
      <w:r>
        <w:fldChar w:fldCharType="end"/>
      </w:r>
      <w:r w:rsidRPr="00FB06E9">
        <w:t>. Training for c</w:t>
      </w:r>
      <w:r>
        <w:t>reating reference lists</w:t>
      </w:r>
    </w:p>
    <w:p w14:paraId="37EEDAD9" w14:textId="77777777" w:rsidR="008B37D3" w:rsidRDefault="008B37D3" w:rsidP="008B37D3">
      <w:pPr>
        <w:rPr>
          <w:lang w:val="en-SG"/>
        </w:rPr>
      </w:pPr>
    </w:p>
    <w:p w14:paraId="614E7C83" w14:textId="77777777" w:rsidR="008B37D3" w:rsidRDefault="008B37D3" w:rsidP="008B37D3">
      <w:pPr>
        <w:keepNext/>
      </w:pPr>
      <w:r w:rsidRPr="00E52972">
        <w:rPr>
          <w:rFonts w:cs="Arial"/>
          <w:sz w:val="20"/>
          <w:szCs w:val="20"/>
          <w:lang w:val="en-GB" w:eastAsia="en-GB"/>
        </w:rPr>
        <w:lastRenderedPageBreak/>
        <w:drawing>
          <wp:inline distT="0" distB="0" distL="0" distR="0" wp14:anchorId="1D072263" wp14:editId="3CCA349B">
            <wp:extent cx="2583263" cy="3406140"/>
            <wp:effectExtent l="25400" t="25400" r="33020"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0314" cy="3415437"/>
                    </a:xfrm>
                    <a:prstGeom prst="rect">
                      <a:avLst/>
                    </a:prstGeom>
                    <a:ln>
                      <a:solidFill>
                        <a:schemeClr val="tx1"/>
                      </a:solidFill>
                    </a:ln>
                  </pic:spPr>
                </pic:pic>
              </a:graphicData>
            </a:graphic>
          </wp:inline>
        </w:drawing>
      </w:r>
    </w:p>
    <w:p w14:paraId="1B0BAAF3" w14:textId="74D1C7EB" w:rsidR="008B37D3" w:rsidRDefault="008B37D3" w:rsidP="008B37D3">
      <w:pPr>
        <w:pStyle w:val="Caption"/>
        <w:rPr>
          <w:lang w:val="en-SG"/>
        </w:rPr>
      </w:pPr>
      <w:r>
        <w:t xml:space="preserve">Figure </w:t>
      </w:r>
      <w:r>
        <w:fldChar w:fldCharType="begin"/>
      </w:r>
      <w:r>
        <w:instrText xml:space="preserve"> SEQ Figure \* ARABIC </w:instrText>
      </w:r>
      <w:r>
        <w:fldChar w:fldCharType="separate"/>
      </w:r>
      <w:r w:rsidR="00657C8C">
        <w:t>15</w:t>
      </w:r>
      <w:r>
        <w:fldChar w:fldCharType="end"/>
      </w:r>
      <w:r w:rsidRPr="00491B85">
        <w:t xml:space="preserve">. Training for </w:t>
      </w:r>
      <w:r>
        <w:t>evaluating information</w:t>
      </w:r>
    </w:p>
    <w:p w14:paraId="29A9DB56" w14:textId="77777777" w:rsidR="008B37D3" w:rsidRDefault="008B37D3" w:rsidP="008B37D3">
      <w:pPr>
        <w:rPr>
          <w:lang w:val="en-SG"/>
        </w:rPr>
      </w:pPr>
    </w:p>
    <w:p w14:paraId="7450286A" w14:textId="77777777" w:rsidR="008B37D3" w:rsidRDefault="008B37D3" w:rsidP="008B37D3">
      <w:pPr>
        <w:keepNext/>
      </w:pPr>
      <w:r w:rsidRPr="00E52972">
        <w:rPr>
          <w:rFonts w:cs="Arial"/>
          <w:sz w:val="20"/>
          <w:szCs w:val="20"/>
          <w:lang w:val="en-GB" w:eastAsia="en-GB"/>
        </w:rPr>
        <w:drawing>
          <wp:inline distT="0" distB="0" distL="0" distR="0" wp14:anchorId="7910E1BC" wp14:editId="77CE21FE">
            <wp:extent cx="2603808" cy="3444240"/>
            <wp:effectExtent l="25400" t="25400" r="38100" b="355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8582" cy="3450554"/>
                    </a:xfrm>
                    <a:prstGeom prst="rect">
                      <a:avLst/>
                    </a:prstGeom>
                    <a:ln>
                      <a:solidFill>
                        <a:schemeClr val="tx1"/>
                      </a:solidFill>
                    </a:ln>
                  </pic:spPr>
                </pic:pic>
              </a:graphicData>
            </a:graphic>
          </wp:inline>
        </w:drawing>
      </w:r>
    </w:p>
    <w:p w14:paraId="422B50DC" w14:textId="2EEF6AA3" w:rsidR="008B37D3" w:rsidRDefault="008B37D3" w:rsidP="008B37D3">
      <w:pPr>
        <w:pStyle w:val="Caption"/>
        <w:rPr>
          <w:lang w:val="en-SG"/>
        </w:rPr>
      </w:pPr>
      <w:r>
        <w:t xml:space="preserve">Figure </w:t>
      </w:r>
      <w:r>
        <w:fldChar w:fldCharType="begin"/>
      </w:r>
      <w:r>
        <w:instrText xml:space="preserve"> SEQ Figure \* ARABIC </w:instrText>
      </w:r>
      <w:r>
        <w:fldChar w:fldCharType="separate"/>
      </w:r>
      <w:r w:rsidR="00657C8C">
        <w:t>16</w:t>
      </w:r>
      <w:r>
        <w:fldChar w:fldCharType="end"/>
      </w:r>
      <w:r w:rsidRPr="00E24862">
        <w:t xml:space="preserve">. Training for </w:t>
      </w:r>
      <w:r>
        <w:t>scoping your topic</w:t>
      </w:r>
    </w:p>
    <w:p w14:paraId="12C9E68F" w14:textId="77777777" w:rsidR="008B37D3" w:rsidRDefault="008B37D3" w:rsidP="008B37D3">
      <w:pPr>
        <w:rPr>
          <w:lang w:val="en-SG"/>
        </w:rPr>
      </w:pPr>
    </w:p>
    <w:p w14:paraId="669EBF3C" w14:textId="77777777" w:rsidR="008B37D3" w:rsidRDefault="008B37D3" w:rsidP="008B37D3">
      <w:pPr>
        <w:keepNext/>
      </w:pPr>
      <w:r w:rsidRPr="00E52972">
        <w:rPr>
          <w:rFonts w:cs="Arial"/>
          <w:sz w:val="20"/>
          <w:szCs w:val="20"/>
          <w:lang w:val="en-GB" w:eastAsia="en-GB"/>
        </w:rPr>
        <w:lastRenderedPageBreak/>
        <w:drawing>
          <wp:inline distT="0" distB="0" distL="0" distR="0" wp14:anchorId="77683759" wp14:editId="11A19BC5">
            <wp:extent cx="2809848" cy="3634740"/>
            <wp:effectExtent l="25400" t="25400" r="35560"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3173" cy="3651977"/>
                    </a:xfrm>
                    <a:prstGeom prst="rect">
                      <a:avLst/>
                    </a:prstGeom>
                    <a:ln>
                      <a:solidFill>
                        <a:schemeClr val="tx1"/>
                      </a:solidFill>
                    </a:ln>
                  </pic:spPr>
                </pic:pic>
              </a:graphicData>
            </a:graphic>
          </wp:inline>
        </w:drawing>
      </w:r>
    </w:p>
    <w:p w14:paraId="731B3EFB" w14:textId="31DAAC6F" w:rsidR="008B37D3" w:rsidRDefault="008B37D3" w:rsidP="008B37D3">
      <w:pPr>
        <w:pStyle w:val="Caption"/>
        <w:rPr>
          <w:lang w:val="en-SG"/>
        </w:rPr>
      </w:pPr>
      <w:r>
        <w:t xml:space="preserve">Figure </w:t>
      </w:r>
      <w:r>
        <w:fldChar w:fldCharType="begin"/>
      </w:r>
      <w:r>
        <w:instrText xml:space="preserve"> SEQ Figure \* ARABIC </w:instrText>
      </w:r>
      <w:r>
        <w:fldChar w:fldCharType="separate"/>
      </w:r>
      <w:r w:rsidR="00657C8C">
        <w:t>17</w:t>
      </w:r>
      <w:r>
        <w:fldChar w:fldCharType="end"/>
      </w:r>
      <w:r w:rsidRPr="00373423">
        <w:t xml:space="preserve">. Training for </w:t>
      </w:r>
      <w:r>
        <w:t>searching using keywords</w:t>
      </w:r>
    </w:p>
    <w:p w14:paraId="774C0962" w14:textId="77777777" w:rsidR="008B37D3" w:rsidRDefault="008B37D3" w:rsidP="008B37D3">
      <w:pPr>
        <w:rPr>
          <w:lang w:val="en-SG"/>
        </w:rPr>
      </w:pPr>
    </w:p>
    <w:p w14:paraId="3B10EB83" w14:textId="77777777" w:rsidR="008B37D3" w:rsidRDefault="008B37D3" w:rsidP="008B37D3">
      <w:pPr>
        <w:keepNext/>
      </w:pPr>
      <w:r w:rsidRPr="00E52972">
        <w:rPr>
          <w:rFonts w:cs="Arial"/>
          <w:sz w:val="20"/>
          <w:szCs w:val="20"/>
          <w:lang w:val="en-GB" w:eastAsia="en-GB"/>
        </w:rPr>
        <w:drawing>
          <wp:inline distT="0" distB="0" distL="0" distR="0" wp14:anchorId="181858C2" wp14:editId="3941A3AD">
            <wp:extent cx="2818827" cy="3672840"/>
            <wp:effectExtent l="25400" t="25400" r="26035" b="355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19814" cy="3674126"/>
                    </a:xfrm>
                    <a:prstGeom prst="rect">
                      <a:avLst/>
                    </a:prstGeom>
                    <a:ln>
                      <a:solidFill>
                        <a:schemeClr val="tx1"/>
                      </a:solidFill>
                    </a:ln>
                  </pic:spPr>
                </pic:pic>
              </a:graphicData>
            </a:graphic>
          </wp:inline>
        </w:drawing>
      </w:r>
    </w:p>
    <w:p w14:paraId="1327E49F" w14:textId="2D15E129" w:rsidR="008B37D3" w:rsidRDefault="008B37D3" w:rsidP="008B37D3">
      <w:pPr>
        <w:pStyle w:val="Caption"/>
        <w:rPr>
          <w:lang w:val="en-SG"/>
        </w:rPr>
      </w:pPr>
      <w:r>
        <w:t xml:space="preserve">Figure </w:t>
      </w:r>
      <w:r>
        <w:fldChar w:fldCharType="begin"/>
      </w:r>
      <w:r>
        <w:instrText xml:space="preserve"> SEQ Figure \* ARABIC </w:instrText>
      </w:r>
      <w:r>
        <w:fldChar w:fldCharType="separate"/>
      </w:r>
      <w:r w:rsidR="00657C8C">
        <w:t>18</w:t>
      </w:r>
      <w:r>
        <w:fldChar w:fldCharType="end"/>
      </w:r>
      <w:r w:rsidRPr="007B1AD0">
        <w:t xml:space="preserve">. Training for </w:t>
      </w:r>
      <w:r>
        <w:t>searching library online databases</w:t>
      </w:r>
    </w:p>
    <w:p w14:paraId="7C7A6E0B" w14:textId="77777777" w:rsidR="008B37D3" w:rsidRDefault="008B37D3" w:rsidP="008B37D3">
      <w:pPr>
        <w:rPr>
          <w:lang w:val="en-SG"/>
        </w:rPr>
      </w:pPr>
    </w:p>
    <w:p w14:paraId="7FDC845E" w14:textId="77777777" w:rsidR="008B37D3" w:rsidRDefault="008B37D3" w:rsidP="008B37D3">
      <w:pPr>
        <w:keepNext/>
      </w:pPr>
      <w:r w:rsidRPr="00E52972">
        <w:rPr>
          <w:rFonts w:cs="Arial"/>
          <w:sz w:val="20"/>
          <w:szCs w:val="20"/>
          <w:lang w:val="en-GB" w:eastAsia="en-GB"/>
        </w:rPr>
        <w:lastRenderedPageBreak/>
        <w:drawing>
          <wp:inline distT="0" distB="0" distL="0" distR="0" wp14:anchorId="37E214A0" wp14:editId="7E64F498">
            <wp:extent cx="2673985" cy="3466465"/>
            <wp:effectExtent l="25400" t="25400" r="18415"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73985" cy="3466465"/>
                    </a:xfrm>
                    <a:prstGeom prst="rect">
                      <a:avLst/>
                    </a:prstGeom>
                    <a:ln>
                      <a:solidFill>
                        <a:schemeClr val="tx1"/>
                      </a:solidFill>
                    </a:ln>
                  </pic:spPr>
                </pic:pic>
              </a:graphicData>
            </a:graphic>
          </wp:inline>
        </w:drawing>
      </w:r>
    </w:p>
    <w:p w14:paraId="3E25B1CA" w14:textId="3B6BBCA2" w:rsidR="00B761E8" w:rsidRDefault="008B37D3" w:rsidP="003F1DEE">
      <w:pPr>
        <w:pStyle w:val="Caption"/>
        <w:rPr>
          <w:lang w:val="en-SG"/>
        </w:rPr>
      </w:pPr>
      <w:r>
        <w:t xml:space="preserve">Figure </w:t>
      </w:r>
      <w:r>
        <w:fldChar w:fldCharType="begin"/>
      </w:r>
      <w:r>
        <w:instrText xml:space="preserve"> SEQ Figure \* ARABIC </w:instrText>
      </w:r>
      <w:r>
        <w:fldChar w:fldCharType="separate"/>
      </w:r>
      <w:r w:rsidR="00657C8C">
        <w:t>19</w:t>
      </w:r>
      <w:r>
        <w:fldChar w:fldCharType="end"/>
      </w:r>
      <w:r w:rsidRPr="009C3578">
        <w:t xml:space="preserve">. Training for </w:t>
      </w:r>
      <w:r>
        <w:t>searching the internet using google</w:t>
      </w:r>
    </w:p>
    <w:p w14:paraId="2FD062E5" w14:textId="77777777" w:rsidR="00CC1B0E" w:rsidRDefault="00CC1B0E">
      <w:pPr>
        <w:spacing w:after="160" w:line="259" w:lineRule="auto"/>
        <w:rPr>
          <w:rFonts w:eastAsiaTheme="majorEastAsia" w:cstheme="majorBidi"/>
          <w:b/>
          <w:caps/>
          <w:color w:val="000000" w:themeColor="text1"/>
          <w:sz w:val="20"/>
          <w:szCs w:val="26"/>
        </w:rPr>
      </w:pPr>
      <w:r>
        <w:br w:type="page"/>
      </w:r>
    </w:p>
    <w:p w14:paraId="24881256" w14:textId="497F32E5" w:rsidR="0052548E" w:rsidRDefault="00E81C02" w:rsidP="003F1DEE">
      <w:pPr>
        <w:pStyle w:val="Heading2"/>
      </w:pPr>
      <w:r>
        <w:lastRenderedPageBreak/>
        <w:t>APPENDIX B:</w:t>
      </w:r>
      <w:r w:rsidR="00B761E8">
        <w:t xml:space="preserve"> EFFECT OF TRAINING ON CONFIDENCE LEVELS</w:t>
      </w:r>
    </w:p>
    <w:p w14:paraId="13343241" w14:textId="020DDC21" w:rsidR="0052548E" w:rsidRPr="003F1DEE" w:rsidRDefault="0052548E" w:rsidP="00B761E8">
      <w:pPr>
        <w:rPr>
          <w:u w:val="single"/>
          <w:lang w:val="en-SG"/>
        </w:rPr>
      </w:pPr>
      <w:r w:rsidRPr="00A74838">
        <w:rPr>
          <w:u w:val="single"/>
          <w:lang w:val="en-SG"/>
        </w:rPr>
        <w:t>Confidence level of SMU students who did not receive any training in citing references</w:t>
      </w:r>
    </w:p>
    <w:p w14:paraId="0BB33A02" w14:textId="77777777" w:rsidR="00B761E8" w:rsidRPr="00A74838" w:rsidRDefault="00B761E8" w:rsidP="00B761E8">
      <w:pPr>
        <w:rPr>
          <w:rFonts w:eastAsiaTheme="majorEastAsia"/>
          <w:color w:val="2F5496" w:themeColor="accent1" w:themeShade="BF"/>
          <w:u w:val="single"/>
          <w:lang w:val="en-SG"/>
        </w:rPr>
      </w:pPr>
    </w:p>
    <w:p w14:paraId="77B3A925"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75F36D12" wp14:editId="63032A4C">
            <wp:extent cx="5306949" cy="3723640"/>
            <wp:effectExtent l="25400" t="25400" r="27305" b="35560"/>
            <wp:docPr id="72" name="Picture 72" descr="../Desktop/Screen%20Shot%202018-03-29%20at%209.11.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3-29%20at%209.11.45%20PM.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4397"/>
                    <a:stretch/>
                  </pic:blipFill>
                  <pic:spPr bwMode="auto">
                    <a:xfrm>
                      <a:off x="0" y="0"/>
                      <a:ext cx="5324118" cy="37356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88DA1DD" w14:textId="28CA5884" w:rsidR="00B761E8" w:rsidRDefault="00657C8C" w:rsidP="00A34021">
      <w:pPr>
        <w:pStyle w:val="Caption"/>
        <w:jc w:val="both"/>
      </w:pPr>
      <w:r>
        <w:t xml:space="preserve">Figure </w:t>
      </w:r>
      <w:r>
        <w:fldChar w:fldCharType="begin"/>
      </w:r>
      <w:r>
        <w:instrText xml:space="preserve"> SEQ Figure \* ARABIC </w:instrText>
      </w:r>
      <w:r>
        <w:fldChar w:fldCharType="separate"/>
      </w:r>
      <w:r>
        <w:t>20</w:t>
      </w:r>
      <w:r>
        <w:fldChar w:fldCharType="end"/>
      </w:r>
      <w:r>
        <w:t xml:space="preserve">. </w:t>
      </w:r>
      <w:r w:rsidRPr="00360959">
        <w:t>Pre-Confidence of citing references without training</w:t>
      </w:r>
    </w:p>
    <w:p w14:paraId="5C72B3F6"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6A0AF364" wp14:editId="4404B5ED">
            <wp:extent cx="5321935" cy="3747080"/>
            <wp:effectExtent l="25400" t="25400" r="12065" b="38100"/>
            <wp:docPr id="73" name="Picture 73" descr="../Desktop/Screen%20Shot%202018-03-29%20at%209.11.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3-29%20at%209.11.54%20PM.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3776"/>
                    <a:stretch/>
                  </pic:blipFill>
                  <pic:spPr bwMode="auto">
                    <a:xfrm>
                      <a:off x="0" y="0"/>
                      <a:ext cx="5370707" cy="37814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A424BA9" w14:textId="12A16339" w:rsidR="00225B55" w:rsidRPr="00225B55" w:rsidRDefault="00657C8C" w:rsidP="003F1DEE">
      <w:pPr>
        <w:pStyle w:val="Caption"/>
        <w:jc w:val="both"/>
      </w:pPr>
      <w:r>
        <w:t xml:space="preserve">Figure </w:t>
      </w:r>
      <w:r>
        <w:fldChar w:fldCharType="begin"/>
      </w:r>
      <w:r>
        <w:instrText xml:space="preserve"> SEQ Figure \* ARABIC </w:instrText>
      </w:r>
      <w:r>
        <w:fldChar w:fldCharType="separate"/>
      </w:r>
      <w:r>
        <w:t>21</w:t>
      </w:r>
      <w:r>
        <w:fldChar w:fldCharType="end"/>
      </w:r>
      <w:r>
        <w:t xml:space="preserve">. </w:t>
      </w:r>
      <w:r w:rsidRPr="00DB1888">
        <w:t>Post-Confidence of citing references without training</w:t>
      </w:r>
      <w:r w:rsidR="00225B55">
        <w:br w:type="page"/>
      </w:r>
    </w:p>
    <w:p w14:paraId="754B17E7" w14:textId="4FE05F56" w:rsidR="00B761E8" w:rsidRPr="006954B5" w:rsidRDefault="00B761E8" w:rsidP="00B761E8">
      <w:pPr>
        <w:rPr>
          <w:rFonts w:eastAsiaTheme="majorEastAsia"/>
          <w:color w:val="2F5496" w:themeColor="accent1" w:themeShade="BF"/>
          <w:lang w:val="en-SG"/>
        </w:rPr>
      </w:pPr>
      <w:r w:rsidRPr="006954B5">
        <w:rPr>
          <w:u w:val="single"/>
          <w:lang w:val="en-SG"/>
        </w:rPr>
        <w:lastRenderedPageBreak/>
        <w:t xml:space="preserve">Confidence level of SMU students </w:t>
      </w:r>
      <w:r>
        <w:rPr>
          <w:u w:val="single"/>
          <w:lang w:val="en-SG"/>
        </w:rPr>
        <w:t>receive</w:t>
      </w:r>
      <w:r w:rsidRPr="006954B5">
        <w:rPr>
          <w:u w:val="single"/>
          <w:lang w:val="en-SG"/>
        </w:rPr>
        <w:t>d training in citing references</w:t>
      </w:r>
    </w:p>
    <w:p w14:paraId="5CE0E1D1" w14:textId="77777777" w:rsidR="00B761E8" w:rsidRPr="006954B5" w:rsidRDefault="00B761E8" w:rsidP="00B761E8">
      <w:pPr>
        <w:spacing w:line="360" w:lineRule="auto"/>
        <w:jc w:val="both"/>
        <w:rPr>
          <w:rFonts w:eastAsiaTheme="majorEastAsia" w:cs="Arial"/>
          <w:sz w:val="20"/>
          <w:szCs w:val="20"/>
          <w:lang w:val="en-SG"/>
        </w:rPr>
      </w:pPr>
    </w:p>
    <w:p w14:paraId="3A1FF945"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40F5A71B" wp14:editId="0E476546">
            <wp:extent cx="5299021" cy="3736340"/>
            <wp:effectExtent l="25400" t="25400" r="35560" b="22860"/>
            <wp:docPr id="74" name="Picture 74" descr="../Desktop/Screen%20Shot%202018-03-29%20at%209.12.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3-29%20at%209.12.07%20PM.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3927"/>
                    <a:stretch/>
                  </pic:blipFill>
                  <pic:spPr bwMode="auto">
                    <a:xfrm>
                      <a:off x="0" y="0"/>
                      <a:ext cx="5318716" cy="375022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3F428" w14:textId="6E48D8AD" w:rsidR="00B761E8" w:rsidRDefault="00657C8C" w:rsidP="00A34021">
      <w:pPr>
        <w:pStyle w:val="Caption"/>
        <w:jc w:val="both"/>
      </w:pPr>
      <w:r>
        <w:t xml:space="preserve">Figure </w:t>
      </w:r>
      <w:r>
        <w:fldChar w:fldCharType="begin"/>
      </w:r>
      <w:r>
        <w:instrText xml:space="preserve"> SEQ Figure \* ARABIC </w:instrText>
      </w:r>
      <w:r>
        <w:fldChar w:fldCharType="separate"/>
      </w:r>
      <w:r>
        <w:t>22</w:t>
      </w:r>
      <w:r>
        <w:fldChar w:fldCharType="end"/>
      </w:r>
      <w:r>
        <w:t xml:space="preserve">. </w:t>
      </w:r>
      <w:r w:rsidRPr="00BB4889">
        <w:t>Pre-Confidence of citing references with training</w:t>
      </w:r>
    </w:p>
    <w:p w14:paraId="2E3E1B5A"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65AC01EB" wp14:editId="3F974D59">
            <wp:extent cx="5245735" cy="3710396"/>
            <wp:effectExtent l="25400" t="25400" r="37465" b="23495"/>
            <wp:docPr id="75" name="Picture 75" descr="../Desktop/Screen%20Shot%202018-03-29%20at%209.12.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3-29%20at%209.12.19%20PM.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916"/>
                    <a:stretch/>
                  </pic:blipFill>
                  <pic:spPr bwMode="auto">
                    <a:xfrm>
                      <a:off x="0" y="0"/>
                      <a:ext cx="5277321" cy="37327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009E226" w14:textId="3EB122F6" w:rsidR="00B761E8" w:rsidRDefault="00657C8C" w:rsidP="00A34021">
      <w:pPr>
        <w:pStyle w:val="Caption"/>
        <w:jc w:val="both"/>
      </w:pPr>
      <w:r>
        <w:t xml:space="preserve">Figure </w:t>
      </w:r>
      <w:r>
        <w:fldChar w:fldCharType="begin"/>
      </w:r>
      <w:r>
        <w:instrText xml:space="preserve"> SEQ Figure \* ARABIC </w:instrText>
      </w:r>
      <w:r>
        <w:fldChar w:fldCharType="separate"/>
      </w:r>
      <w:r>
        <w:t>23</w:t>
      </w:r>
      <w:r>
        <w:fldChar w:fldCharType="end"/>
      </w:r>
      <w:r>
        <w:t xml:space="preserve">. </w:t>
      </w:r>
      <w:r w:rsidRPr="008F4F01">
        <w:t>Post-Confidence of citing references with training</w:t>
      </w:r>
    </w:p>
    <w:p w14:paraId="231A1C3D" w14:textId="77777777" w:rsidR="00B761E8" w:rsidRPr="006954B5" w:rsidRDefault="00B761E8" w:rsidP="00B761E8"/>
    <w:p w14:paraId="5D473FA5" w14:textId="77777777" w:rsidR="00CC1B0E" w:rsidRDefault="00CC1B0E">
      <w:pPr>
        <w:spacing w:after="160" w:line="259" w:lineRule="auto"/>
        <w:rPr>
          <w:u w:val="single"/>
          <w:lang w:val="en-SG"/>
        </w:rPr>
      </w:pPr>
      <w:r>
        <w:rPr>
          <w:u w:val="single"/>
          <w:lang w:val="en-SG"/>
        </w:rPr>
        <w:br w:type="page"/>
      </w:r>
    </w:p>
    <w:p w14:paraId="3BBA1ADD" w14:textId="1387D6C7"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who did not receive any training in creating references lists</w:t>
      </w:r>
    </w:p>
    <w:p w14:paraId="6DA56DCB"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1E5F8AAC"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30DA5CC3" wp14:editId="6EA1D83C">
            <wp:extent cx="5603946" cy="3964940"/>
            <wp:effectExtent l="25400" t="25400" r="34925" b="22860"/>
            <wp:docPr id="76" name="Picture 76" descr="../Desktop/Screen%20Shot%202018-03-29%20at%209.1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3-29%20at%209.19.36%20PM.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101"/>
                    <a:stretch/>
                  </pic:blipFill>
                  <pic:spPr bwMode="auto">
                    <a:xfrm>
                      <a:off x="0" y="0"/>
                      <a:ext cx="5619596" cy="397601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E71F8F5" w14:textId="2EC35B36" w:rsidR="00B761E8" w:rsidRDefault="00657C8C" w:rsidP="00A34021">
      <w:pPr>
        <w:pStyle w:val="Caption"/>
        <w:jc w:val="both"/>
      </w:pPr>
      <w:r>
        <w:t xml:space="preserve">Figure </w:t>
      </w:r>
      <w:r>
        <w:fldChar w:fldCharType="begin"/>
      </w:r>
      <w:r>
        <w:instrText xml:space="preserve"> SEQ Figure \* ARABIC </w:instrText>
      </w:r>
      <w:r>
        <w:fldChar w:fldCharType="separate"/>
      </w:r>
      <w:r>
        <w:t>24</w:t>
      </w:r>
      <w:r>
        <w:fldChar w:fldCharType="end"/>
      </w:r>
      <w:r>
        <w:t xml:space="preserve">. </w:t>
      </w:r>
      <w:r w:rsidRPr="00356AB8">
        <w:t>Pre-Confidence of creating reference lists without training</w:t>
      </w:r>
    </w:p>
    <w:p w14:paraId="66B9E71C"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697D38CB" wp14:editId="6A072E30">
            <wp:extent cx="5550535" cy="3913032"/>
            <wp:effectExtent l="25400" t="25400" r="37465" b="24130"/>
            <wp:docPr id="77" name="Picture 77" descr="../Desktop/Screen%20Shot%202018-03-29%20at%209.23.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3-29%20at%209.23.55%20PM.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652"/>
                    <a:stretch/>
                  </pic:blipFill>
                  <pic:spPr bwMode="auto">
                    <a:xfrm>
                      <a:off x="0" y="0"/>
                      <a:ext cx="5580970" cy="3934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F4F881B" w14:textId="03784F63" w:rsidR="00B761E8" w:rsidRDefault="00657C8C" w:rsidP="00A34021">
      <w:pPr>
        <w:pStyle w:val="Caption"/>
        <w:jc w:val="both"/>
      </w:pPr>
      <w:r>
        <w:t xml:space="preserve">Figure </w:t>
      </w:r>
      <w:r>
        <w:fldChar w:fldCharType="begin"/>
      </w:r>
      <w:r>
        <w:instrText xml:space="preserve"> SEQ Figure \* ARABIC </w:instrText>
      </w:r>
      <w:r>
        <w:fldChar w:fldCharType="separate"/>
      </w:r>
      <w:r>
        <w:t>25</w:t>
      </w:r>
      <w:r>
        <w:fldChar w:fldCharType="end"/>
      </w:r>
      <w:r>
        <w:t xml:space="preserve">. </w:t>
      </w:r>
      <w:r w:rsidRPr="0043240A">
        <w:t>Post-Confidence of creating reference lists without training</w:t>
      </w:r>
    </w:p>
    <w:p w14:paraId="449545BE" w14:textId="77777777"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who received training in creating references lists</w:t>
      </w:r>
    </w:p>
    <w:p w14:paraId="2DA15913" w14:textId="77777777" w:rsidR="00B761E8" w:rsidRPr="006954B5" w:rsidRDefault="00B761E8" w:rsidP="00B761E8">
      <w:pPr>
        <w:rPr>
          <w:rFonts w:eastAsiaTheme="majorEastAsia"/>
          <w:color w:val="2F5496" w:themeColor="accent1" w:themeShade="BF"/>
          <w:lang w:val="en-SG"/>
        </w:rPr>
      </w:pPr>
    </w:p>
    <w:p w14:paraId="13CF485F"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74776D03" wp14:editId="5BAA59FC">
            <wp:extent cx="5245735" cy="3710397"/>
            <wp:effectExtent l="25400" t="25400" r="37465" b="23495"/>
            <wp:docPr id="78" name="Picture 78" descr="../Desktop/Screen%20Shot%202018-03-29%20at%209.20.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3-29%20at%209.20.07%20PM.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3916"/>
                    <a:stretch/>
                  </pic:blipFill>
                  <pic:spPr bwMode="auto">
                    <a:xfrm>
                      <a:off x="0" y="0"/>
                      <a:ext cx="5263187" cy="37227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E2F995" w14:textId="79901505" w:rsidR="00B761E8" w:rsidRDefault="00657C8C" w:rsidP="00A34021">
      <w:pPr>
        <w:pStyle w:val="Caption"/>
        <w:jc w:val="both"/>
      </w:pPr>
      <w:r>
        <w:t xml:space="preserve">Figure </w:t>
      </w:r>
      <w:r>
        <w:fldChar w:fldCharType="begin"/>
      </w:r>
      <w:r>
        <w:instrText xml:space="preserve"> SEQ Figure \* ARABIC </w:instrText>
      </w:r>
      <w:r>
        <w:fldChar w:fldCharType="separate"/>
      </w:r>
      <w:r>
        <w:t>26</w:t>
      </w:r>
      <w:r>
        <w:fldChar w:fldCharType="end"/>
      </w:r>
      <w:r>
        <w:t xml:space="preserve">. </w:t>
      </w:r>
      <w:r w:rsidRPr="00CC5F8A">
        <w:t>Pre-Confidence of creating reference lists with training</w:t>
      </w:r>
    </w:p>
    <w:p w14:paraId="285B7375"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5F8F3C4D" wp14:editId="6F5D933F">
            <wp:extent cx="5245735" cy="3685361"/>
            <wp:effectExtent l="25400" t="25400" r="12065" b="23495"/>
            <wp:docPr id="79" name="Picture 79" descr="../Desktop/Screen%20Shot%202018-03-29%20at%209.24.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8-03-29%20at%209.24.06%20PM.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4276"/>
                    <a:stretch/>
                  </pic:blipFill>
                  <pic:spPr bwMode="auto">
                    <a:xfrm>
                      <a:off x="0" y="0"/>
                      <a:ext cx="5272125" cy="37039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092B9B8" w14:textId="480C7CD1" w:rsidR="00B761E8" w:rsidRDefault="00657C8C" w:rsidP="00A34021">
      <w:pPr>
        <w:pStyle w:val="Caption"/>
        <w:jc w:val="both"/>
      </w:pPr>
      <w:r>
        <w:t xml:space="preserve">Figure </w:t>
      </w:r>
      <w:r>
        <w:fldChar w:fldCharType="begin"/>
      </w:r>
      <w:r>
        <w:instrText xml:space="preserve"> SEQ Figure \* ARABIC </w:instrText>
      </w:r>
      <w:r>
        <w:fldChar w:fldCharType="separate"/>
      </w:r>
      <w:r>
        <w:t>27</w:t>
      </w:r>
      <w:r>
        <w:fldChar w:fldCharType="end"/>
      </w:r>
      <w:r>
        <w:t>.</w:t>
      </w:r>
      <w:r w:rsidRPr="00433F9A">
        <w:t xml:space="preserve"> Post-Confidence of creating reference lists with training</w:t>
      </w:r>
    </w:p>
    <w:p w14:paraId="03DE4297" w14:textId="77777777" w:rsidR="00B761E8" w:rsidRPr="006954B5" w:rsidRDefault="00B761E8" w:rsidP="00B761E8">
      <w:pPr>
        <w:rPr>
          <w:u w:val="single"/>
          <w:lang w:val="en-SG"/>
        </w:rPr>
      </w:pPr>
    </w:p>
    <w:p w14:paraId="4FEECA0E" w14:textId="77777777" w:rsidR="00CC1B0E" w:rsidRDefault="00CC1B0E">
      <w:pPr>
        <w:spacing w:after="160" w:line="259" w:lineRule="auto"/>
        <w:rPr>
          <w:u w:val="single"/>
          <w:lang w:val="en-SG"/>
        </w:rPr>
      </w:pPr>
      <w:r>
        <w:rPr>
          <w:u w:val="single"/>
          <w:lang w:val="en-SG"/>
        </w:rPr>
        <w:br w:type="page"/>
      </w:r>
    </w:p>
    <w:p w14:paraId="00AD4C9D" w14:textId="4C50B9A5"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who did not receive any training in evaluating information</w:t>
      </w:r>
    </w:p>
    <w:p w14:paraId="1360C787" w14:textId="77777777" w:rsidR="00B761E8" w:rsidRPr="006954B5" w:rsidRDefault="00B761E8" w:rsidP="00B761E8">
      <w:pPr>
        <w:rPr>
          <w:rFonts w:eastAsiaTheme="majorEastAsia"/>
          <w:color w:val="2F5496" w:themeColor="accent1" w:themeShade="BF"/>
          <w:lang w:val="en-SG"/>
        </w:rPr>
      </w:pPr>
    </w:p>
    <w:p w14:paraId="4AD55B0A"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215E77FB" wp14:editId="452052C8">
            <wp:extent cx="5252106" cy="3710940"/>
            <wp:effectExtent l="25400" t="25400" r="31115" b="22860"/>
            <wp:docPr id="80" name="Picture 80" descr="../Desktop/Screen%20Shot%202018-03-29%20at%209.21.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8-03-29%20at%209.21.23%20PM.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650"/>
                    <a:stretch/>
                  </pic:blipFill>
                  <pic:spPr bwMode="auto">
                    <a:xfrm>
                      <a:off x="0" y="0"/>
                      <a:ext cx="5272831" cy="37255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57C96E1" w14:textId="529B3487" w:rsidR="00657C8C" w:rsidRDefault="00657C8C" w:rsidP="00A34021">
      <w:pPr>
        <w:pStyle w:val="Caption"/>
        <w:jc w:val="both"/>
      </w:pPr>
      <w:r>
        <w:t xml:space="preserve">Figure </w:t>
      </w:r>
      <w:r>
        <w:fldChar w:fldCharType="begin"/>
      </w:r>
      <w:r>
        <w:instrText xml:space="preserve"> SEQ Figure \* ARABIC </w:instrText>
      </w:r>
      <w:r>
        <w:fldChar w:fldCharType="separate"/>
      </w:r>
      <w:r>
        <w:t>28</w:t>
      </w:r>
      <w:r>
        <w:fldChar w:fldCharType="end"/>
      </w:r>
      <w:r>
        <w:t xml:space="preserve">. </w:t>
      </w:r>
      <w:r w:rsidRPr="00317BDA">
        <w:t>Pre-Confidence of evaluating information without training</w:t>
      </w:r>
    </w:p>
    <w:p w14:paraId="03BA89DE"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2FD1F2DE" wp14:editId="7DFF5ECA">
            <wp:extent cx="5245735" cy="3700579"/>
            <wp:effectExtent l="25400" t="25400" r="37465" b="33655"/>
            <wp:docPr id="81" name="Picture 81" descr="../Desktop/Screen%20Shot%202018-03-29%20at%209.25.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8-03-29%20at%209.25.50%20PM.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4093"/>
                    <a:stretch/>
                  </pic:blipFill>
                  <pic:spPr bwMode="auto">
                    <a:xfrm>
                      <a:off x="0" y="0"/>
                      <a:ext cx="5275442" cy="37215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EBB57C2" w14:textId="02C4BBE5" w:rsidR="00B761E8" w:rsidRDefault="00657C8C" w:rsidP="00A34021">
      <w:pPr>
        <w:pStyle w:val="Caption"/>
        <w:jc w:val="both"/>
      </w:pPr>
      <w:r>
        <w:t xml:space="preserve">Figure </w:t>
      </w:r>
      <w:r>
        <w:fldChar w:fldCharType="begin"/>
      </w:r>
      <w:r>
        <w:instrText xml:space="preserve"> SEQ Figure \* ARABIC </w:instrText>
      </w:r>
      <w:r>
        <w:fldChar w:fldCharType="separate"/>
      </w:r>
      <w:r>
        <w:t>29</w:t>
      </w:r>
      <w:r>
        <w:fldChar w:fldCharType="end"/>
      </w:r>
      <w:r>
        <w:t xml:space="preserve">. </w:t>
      </w:r>
      <w:r w:rsidRPr="000A4229">
        <w:t>Post-Confidence of evaluating information without training</w:t>
      </w:r>
    </w:p>
    <w:p w14:paraId="3422782E" w14:textId="699104A6" w:rsidR="00B761E8" w:rsidRPr="006954B5" w:rsidRDefault="00B761E8" w:rsidP="00B761E8">
      <w:pPr>
        <w:pStyle w:val="Caption"/>
        <w:jc w:val="both"/>
        <w:rPr>
          <w:rFonts w:eastAsiaTheme="majorEastAsia" w:cs="Arial"/>
          <w:color w:val="2F5496" w:themeColor="accent1" w:themeShade="BF"/>
          <w:sz w:val="20"/>
          <w:szCs w:val="20"/>
          <w:lang w:val="en-SG"/>
        </w:rPr>
      </w:pPr>
    </w:p>
    <w:p w14:paraId="12EA88B7" w14:textId="77777777" w:rsidR="00CC1B0E" w:rsidRDefault="00CC1B0E">
      <w:pPr>
        <w:spacing w:after="160" w:line="259" w:lineRule="auto"/>
        <w:rPr>
          <w:u w:val="single"/>
          <w:lang w:val="en-SG"/>
        </w:rPr>
      </w:pPr>
      <w:r>
        <w:rPr>
          <w:u w:val="single"/>
          <w:lang w:val="en-SG"/>
        </w:rPr>
        <w:br w:type="page"/>
      </w:r>
    </w:p>
    <w:p w14:paraId="0E1CDF3A" w14:textId="7704EC4F"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received training in evaluating information</w:t>
      </w:r>
    </w:p>
    <w:p w14:paraId="04AC6E4B"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3A891FEF"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6B1DA8DE" wp14:editId="3777DA2A">
            <wp:extent cx="5245735" cy="3710396"/>
            <wp:effectExtent l="25400" t="25400" r="37465" b="23495"/>
            <wp:docPr id="82" name="Picture 82" descr="../Desktop/Screen%20Shot%202018-03-29%20at%209.21.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8-03-29%20at%209.21.45%20PM.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626"/>
                    <a:stretch/>
                  </pic:blipFill>
                  <pic:spPr bwMode="auto">
                    <a:xfrm>
                      <a:off x="0" y="0"/>
                      <a:ext cx="5259685" cy="37202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0FEBE4" w14:textId="4ADCA47D" w:rsidR="00B761E8" w:rsidRDefault="00657C8C" w:rsidP="00A34021">
      <w:pPr>
        <w:pStyle w:val="Caption"/>
        <w:jc w:val="both"/>
      </w:pPr>
      <w:r>
        <w:t xml:space="preserve">Figure </w:t>
      </w:r>
      <w:r>
        <w:fldChar w:fldCharType="begin"/>
      </w:r>
      <w:r>
        <w:instrText xml:space="preserve"> SEQ Figure \* ARABIC </w:instrText>
      </w:r>
      <w:r>
        <w:fldChar w:fldCharType="separate"/>
      </w:r>
      <w:r>
        <w:t>30</w:t>
      </w:r>
      <w:r>
        <w:fldChar w:fldCharType="end"/>
      </w:r>
      <w:r>
        <w:t xml:space="preserve">. </w:t>
      </w:r>
      <w:r w:rsidRPr="008B2804">
        <w:t>Pre-Confidence of evaluating information with training</w:t>
      </w:r>
    </w:p>
    <w:p w14:paraId="0ED9A5FD"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2D151F05" wp14:editId="50E927AB">
            <wp:extent cx="5245735" cy="3697111"/>
            <wp:effectExtent l="25400" t="25400" r="37465" b="36830"/>
            <wp:docPr id="83" name="Picture 83" descr="../Desktop/Screen%20Shot%202018-03-29%20at%209.25.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8-03-29%20at%209.25.58%20PM.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4183"/>
                    <a:stretch/>
                  </pic:blipFill>
                  <pic:spPr bwMode="auto">
                    <a:xfrm>
                      <a:off x="0" y="0"/>
                      <a:ext cx="5265068" cy="37107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AC9E333" w14:textId="58EED10A" w:rsidR="00B761E8" w:rsidRPr="006954B5" w:rsidRDefault="00657C8C" w:rsidP="00B761E8">
      <w:pPr>
        <w:pStyle w:val="Caption"/>
        <w:jc w:val="both"/>
        <w:rPr>
          <w:rFonts w:eastAsiaTheme="majorEastAsia" w:cs="Arial"/>
          <w:color w:val="2F5496" w:themeColor="accent1" w:themeShade="BF"/>
          <w:sz w:val="20"/>
          <w:szCs w:val="20"/>
          <w:lang w:val="en-SG"/>
        </w:rPr>
      </w:pPr>
      <w:r>
        <w:t xml:space="preserve">Figure </w:t>
      </w:r>
      <w:r>
        <w:fldChar w:fldCharType="begin"/>
      </w:r>
      <w:r>
        <w:instrText xml:space="preserve"> SEQ Figure \* ARABIC </w:instrText>
      </w:r>
      <w:r>
        <w:fldChar w:fldCharType="separate"/>
      </w:r>
      <w:r>
        <w:t>31</w:t>
      </w:r>
      <w:r>
        <w:fldChar w:fldCharType="end"/>
      </w:r>
      <w:r>
        <w:t xml:space="preserve">. </w:t>
      </w:r>
      <w:r w:rsidRPr="004C7719">
        <w:t>Post-Confidence of evaluating information with training</w:t>
      </w:r>
    </w:p>
    <w:p w14:paraId="75A68182" w14:textId="77777777" w:rsidR="00CC1B0E" w:rsidRDefault="00CC1B0E">
      <w:pPr>
        <w:spacing w:after="160" w:line="259" w:lineRule="auto"/>
        <w:rPr>
          <w:u w:val="single"/>
          <w:lang w:val="en-SG"/>
        </w:rPr>
      </w:pPr>
      <w:r>
        <w:rPr>
          <w:u w:val="single"/>
          <w:lang w:val="en-SG"/>
        </w:rPr>
        <w:br w:type="page"/>
      </w:r>
    </w:p>
    <w:p w14:paraId="058BAAF9" w14:textId="668E2175"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who did not receive any training in scoping your topic</w:t>
      </w:r>
    </w:p>
    <w:p w14:paraId="5A2ACD46"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49D9A332"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106D7FEA" wp14:editId="571B83C5">
            <wp:extent cx="5258346" cy="3736340"/>
            <wp:effectExtent l="25400" t="25400" r="25400" b="22860"/>
            <wp:docPr id="84" name="Picture 84" descr="../Desktop/Screen%20Shot%202018-03-29%20at%209.28.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8-03-29%20at%209.28.19%20PM.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399"/>
                    <a:stretch/>
                  </pic:blipFill>
                  <pic:spPr bwMode="auto">
                    <a:xfrm>
                      <a:off x="0" y="0"/>
                      <a:ext cx="5265844" cy="37416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711E6D3" w14:textId="4F433161" w:rsidR="00B761E8" w:rsidRDefault="00657C8C" w:rsidP="00A34021">
      <w:pPr>
        <w:pStyle w:val="Caption"/>
        <w:jc w:val="both"/>
      </w:pPr>
      <w:r>
        <w:t xml:space="preserve">Figure </w:t>
      </w:r>
      <w:r>
        <w:fldChar w:fldCharType="begin"/>
      </w:r>
      <w:r>
        <w:instrText xml:space="preserve"> SEQ Figure \* ARABIC </w:instrText>
      </w:r>
      <w:r>
        <w:fldChar w:fldCharType="separate"/>
      </w:r>
      <w:r>
        <w:t>32</w:t>
      </w:r>
      <w:r>
        <w:fldChar w:fldCharType="end"/>
      </w:r>
      <w:r>
        <w:t xml:space="preserve">. </w:t>
      </w:r>
      <w:r w:rsidRPr="006433A9">
        <w:t>Pre-Confidence of scoping your topic without training</w:t>
      </w:r>
    </w:p>
    <w:p w14:paraId="6751CA40"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13C869A1" wp14:editId="76C4AF9B">
            <wp:extent cx="5245735" cy="3714447"/>
            <wp:effectExtent l="25400" t="25400" r="37465" b="19685"/>
            <wp:docPr id="85" name="Picture 85" descr="../Desktop/Screen%20Shot%202018-03-29%20at%209.28.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8-03-29%20at%209.28.39%20PM.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3520"/>
                    <a:stretch/>
                  </pic:blipFill>
                  <pic:spPr bwMode="auto">
                    <a:xfrm>
                      <a:off x="0" y="0"/>
                      <a:ext cx="5258768" cy="37236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9D581FC" w14:textId="1EF34ADD" w:rsidR="00B761E8" w:rsidRPr="006954B5" w:rsidRDefault="00657C8C" w:rsidP="00B761E8">
      <w:pPr>
        <w:pStyle w:val="Caption"/>
        <w:jc w:val="both"/>
        <w:rPr>
          <w:rFonts w:eastAsiaTheme="majorEastAsia" w:cs="Arial"/>
          <w:color w:val="2F5496" w:themeColor="accent1" w:themeShade="BF"/>
          <w:sz w:val="20"/>
          <w:szCs w:val="20"/>
          <w:lang w:val="en-SG"/>
        </w:rPr>
      </w:pPr>
      <w:r>
        <w:t xml:space="preserve">Figure </w:t>
      </w:r>
      <w:r>
        <w:fldChar w:fldCharType="begin"/>
      </w:r>
      <w:r>
        <w:instrText xml:space="preserve"> SEQ Figure \* ARABIC </w:instrText>
      </w:r>
      <w:r>
        <w:fldChar w:fldCharType="separate"/>
      </w:r>
      <w:r>
        <w:t>33</w:t>
      </w:r>
      <w:r>
        <w:fldChar w:fldCharType="end"/>
      </w:r>
      <w:r>
        <w:t xml:space="preserve">. </w:t>
      </w:r>
      <w:r w:rsidRPr="00A360A7">
        <w:t>Post-Confidence of scoping your topic without training</w:t>
      </w:r>
    </w:p>
    <w:p w14:paraId="21EF1BB9" w14:textId="77777777" w:rsidR="00B761E8" w:rsidRPr="006954B5" w:rsidRDefault="00B761E8" w:rsidP="00B761E8">
      <w:pPr>
        <w:rPr>
          <w:u w:val="single"/>
          <w:lang w:val="en-SG"/>
        </w:rPr>
      </w:pPr>
    </w:p>
    <w:p w14:paraId="20D5E20A" w14:textId="77777777" w:rsidR="00CC1B0E" w:rsidRDefault="00CC1B0E">
      <w:pPr>
        <w:spacing w:after="160" w:line="259" w:lineRule="auto"/>
        <w:rPr>
          <w:u w:val="single"/>
          <w:lang w:val="en-SG"/>
        </w:rPr>
      </w:pPr>
      <w:r>
        <w:rPr>
          <w:u w:val="single"/>
          <w:lang w:val="en-SG"/>
        </w:rPr>
        <w:br w:type="page"/>
      </w:r>
    </w:p>
    <w:p w14:paraId="6D075D79" w14:textId="72AAE310" w:rsidR="00B761E8" w:rsidRPr="006954B5" w:rsidRDefault="00B761E8" w:rsidP="00B761E8">
      <w:pPr>
        <w:rPr>
          <w:u w:val="single"/>
          <w:lang w:val="en-SG"/>
        </w:rPr>
      </w:pPr>
      <w:r w:rsidRPr="006954B5">
        <w:rPr>
          <w:u w:val="single"/>
          <w:lang w:val="en-SG"/>
        </w:rPr>
        <w:lastRenderedPageBreak/>
        <w:t>Confidence level of SMU students received training in scoping your topic</w:t>
      </w:r>
    </w:p>
    <w:p w14:paraId="4E99DFEB"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0CDEC521"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47B7BFE1" wp14:editId="55C2F2DB">
            <wp:extent cx="5321935" cy="3771764"/>
            <wp:effectExtent l="25400" t="25400" r="12065" b="13335"/>
            <wp:docPr id="86" name="Picture 86" descr="../Desktop/Screen%20Shot%202018-03-29%20at%209.28.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Screen%20Shot%202018-03-29%20at%209.28.55%20PM.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648"/>
                    <a:stretch/>
                  </pic:blipFill>
                  <pic:spPr bwMode="auto">
                    <a:xfrm>
                      <a:off x="0" y="0"/>
                      <a:ext cx="5336198" cy="37818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5C3BBD" w14:textId="7F4157EB" w:rsidR="00657C8C" w:rsidRDefault="00657C8C" w:rsidP="00A34021">
      <w:pPr>
        <w:pStyle w:val="Caption"/>
        <w:jc w:val="both"/>
      </w:pPr>
      <w:r>
        <w:t xml:space="preserve">Figure </w:t>
      </w:r>
      <w:r>
        <w:fldChar w:fldCharType="begin"/>
      </w:r>
      <w:r>
        <w:instrText xml:space="preserve"> SEQ Figure \* ARABIC </w:instrText>
      </w:r>
      <w:r>
        <w:fldChar w:fldCharType="separate"/>
      </w:r>
      <w:r>
        <w:t>34</w:t>
      </w:r>
      <w:r>
        <w:fldChar w:fldCharType="end"/>
      </w:r>
      <w:r>
        <w:t xml:space="preserve">. </w:t>
      </w:r>
      <w:r w:rsidRPr="004B778C">
        <w:t>Pre-Confidence of scoping your topic with training</w:t>
      </w:r>
    </w:p>
    <w:p w14:paraId="5AE77D30"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5DDE57CC" wp14:editId="3C98842E">
            <wp:extent cx="5321935" cy="3728895"/>
            <wp:effectExtent l="25400" t="25400" r="37465" b="30480"/>
            <wp:docPr id="87" name="Picture 87" descr="../Desktop/Screen%20Shot%202018-03-29%20at%209.29.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20Shot%202018-03-29%20at%209.29.04%20PM.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951"/>
                    <a:stretch/>
                  </pic:blipFill>
                  <pic:spPr bwMode="auto">
                    <a:xfrm>
                      <a:off x="0" y="0"/>
                      <a:ext cx="5352733" cy="37504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14A3766" w14:textId="2DE8EB09" w:rsidR="00CC1B0E" w:rsidRDefault="00657C8C" w:rsidP="00A34021">
      <w:pPr>
        <w:pStyle w:val="Caption"/>
        <w:jc w:val="both"/>
        <w:rPr>
          <w:lang w:val="en-SG"/>
        </w:rPr>
      </w:pPr>
      <w:r>
        <w:t xml:space="preserve">Figure </w:t>
      </w:r>
      <w:r>
        <w:fldChar w:fldCharType="begin"/>
      </w:r>
      <w:r>
        <w:instrText xml:space="preserve"> SEQ Figure \* ARABIC </w:instrText>
      </w:r>
      <w:r>
        <w:fldChar w:fldCharType="separate"/>
      </w:r>
      <w:r>
        <w:t>35</w:t>
      </w:r>
      <w:r>
        <w:fldChar w:fldCharType="end"/>
      </w:r>
      <w:r>
        <w:t xml:space="preserve">. </w:t>
      </w:r>
      <w:r w:rsidRPr="00D94928">
        <w:t>Post-Confidence of scoping your topic with training</w:t>
      </w:r>
      <w:r w:rsidR="00CC1B0E">
        <w:rPr>
          <w:lang w:val="en-SG"/>
        </w:rPr>
        <w:br w:type="page"/>
      </w:r>
    </w:p>
    <w:p w14:paraId="6AC3B363" w14:textId="4506CF44"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who did not receive any training in seaching keywords</w:t>
      </w:r>
    </w:p>
    <w:p w14:paraId="70C5CF4E"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5CC46879"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307DD4BE" wp14:editId="46984704">
            <wp:extent cx="5550535" cy="3941728"/>
            <wp:effectExtent l="25400" t="25400" r="37465" b="20955"/>
            <wp:docPr id="88" name="Picture 88" descr="../Desktop/Screen%20Shot%202018-03-29%20at%209.2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20Shot%202018-03-29%20at%209.29.36%20PM.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453"/>
                    <a:stretch/>
                  </pic:blipFill>
                  <pic:spPr bwMode="auto">
                    <a:xfrm>
                      <a:off x="0" y="0"/>
                      <a:ext cx="5577702" cy="39610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AEC437" w14:textId="4DF2A42A" w:rsidR="00B761E8" w:rsidRDefault="00657C8C" w:rsidP="00A34021">
      <w:pPr>
        <w:pStyle w:val="Caption"/>
        <w:jc w:val="both"/>
      </w:pPr>
      <w:r>
        <w:t xml:space="preserve">Figure </w:t>
      </w:r>
      <w:r>
        <w:fldChar w:fldCharType="begin"/>
      </w:r>
      <w:r>
        <w:instrText xml:space="preserve"> SEQ Figure \* ARABIC </w:instrText>
      </w:r>
      <w:r>
        <w:fldChar w:fldCharType="separate"/>
      </w:r>
      <w:r>
        <w:t>36</w:t>
      </w:r>
      <w:r>
        <w:fldChar w:fldCharType="end"/>
      </w:r>
      <w:r>
        <w:t xml:space="preserve">. </w:t>
      </w:r>
      <w:r w:rsidRPr="00552FB3">
        <w:t>Pre-Confidence of searching keywords without training</w:t>
      </w:r>
    </w:p>
    <w:p w14:paraId="1D06799C"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3C0E979A" wp14:editId="51AA69D7">
            <wp:extent cx="5474335" cy="3836981"/>
            <wp:effectExtent l="25400" t="25400" r="37465" b="24130"/>
            <wp:docPr id="89" name="Picture 89" descr="../Desktop/Screen%20Shot%202018-03-29%20at%209.2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8-03-29%20at%209.29.51%20PM.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3918"/>
                    <a:stretch/>
                  </pic:blipFill>
                  <pic:spPr bwMode="auto">
                    <a:xfrm>
                      <a:off x="0" y="0"/>
                      <a:ext cx="5494194" cy="3850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61DDC71" w14:textId="2AD5D7DB" w:rsidR="00225B55" w:rsidRDefault="00657C8C" w:rsidP="003F1DEE">
      <w:pPr>
        <w:pStyle w:val="Caption"/>
        <w:jc w:val="both"/>
        <w:rPr>
          <w:lang w:val="en-SG"/>
        </w:rPr>
      </w:pPr>
      <w:r>
        <w:t xml:space="preserve">Figure </w:t>
      </w:r>
      <w:r>
        <w:fldChar w:fldCharType="begin"/>
      </w:r>
      <w:r>
        <w:instrText xml:space="preserve"> SEQ Figure \* ARABIC </w:instrText>
      </w:r>
      <w:r>
        <w:fldChar w:fldCharType="separate"/>
      </w:r>
      <w:r>
        <w:t>37</w:t>
      </w:r>
      <w:r>
        <w:fldChar w:fldCharType="end"/>
      </w:r>
      <w:r>
        <w:t xml:space="preserve">. </w:t>
      </w:r>
      <w:r w:rsidRPr="00F43A4B">
        <w:t>Post-Confidence of se</w:t>
      </w:r>
      <w:r>
        <w:t>arching keywords without training</w:t>
      </w:r>
    </w:p>
    <w:p w14:paraId="329EBA96" w14:textId="77777777"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received training in seaching keywords</w:t>
      </w:r>
    </w:p>
    <w:p w14:paraId="0E68D6AD"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12D4E174"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5FE8B4A0" wp14:editId="72D72106">
            <wp:extent cx="5245735" cy="3724636"/>
            <wp:effectExtent l="25400" t="25400" r="37465" b="34925"/>
            <wp:docPr id="90" name="Picture 90" descr="../Desktop/Screen%20Shot%202018-03-29%20at%209.30.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8-03-29%20at%209.30.06%20PM.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3547"/>
                    <a:stretch/>
                  </pic:blipFill>
                  <pic:spPr bwMode="auto">
                    <a:xfrm>
                      <a:off x="0" y="0"/>
                      <a:ext cx="5260344" cy="37350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7005794" w14:textId="7239FF3C" w:rsidR="00B761E8" w:rsidRDefault="00657C8C" w:rsidP="00A34021">
      <w:pPr>
        <w:pStyle w:val="Caption"/>
        <w:jc w:val="both"/>
      </w:pPr>
      <w:r>
        <w:t xml:space="preserve">Figure </w:t>
      </w:r>
      <w:r>
        <w:fldChar w:fldCharType="begin"/>
      </w:r>
      <w:r>
        <w:instrText xml:space="preserve"> SEQ Figure \* ARABIC </w:instrText>
      </w:r>
      <w:r>
        <w:fldChar w:fldCharType="separate"/>
      </w:r>
      <w:r>
        <w:t>38</w:t>
      </w:r>
      <w:r>
        <w:fldChar w:fldCharType="end"/>
      </w:r>
      <w:r>
        <w:t xml:space="preserve">. </w:t>
      </w:r>
      <w:r w:rsidRPr="00916C03">
        <w:t>Pre-Confidence of searching keywords with training</w:t>
      </w:r>
    </w:p>
    <w:p w14:paraId="7A13A038"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569783BA" wp14:editId="4413C08B">
            <wp:extent cx="5245735" cy="3698766"/>
            <wp:effectExtent l="25400" t="25400" r="12065" b="35560"/>
            <wp:docPr id="91" name="Picture 91" descr="../Desktop/Screen%20Shot%202018-03-29%20at%209.30.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Screen%20Shot%202018-03-29%20at%209.30.13%20PM.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3637"/>
                    <a:stretch/>
                  </pic:blipFill>
                  <pic:spPr bwMode="auto">
                    <a:xfrm>
                      <a:off x="0" y="0"/>
                      <a:ext cx="5264274" cy="37118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6EB644" w14:textId="01784C2F" w:rsidR="00B761E8" w:rsidRPr="006954B5" w:rsidRDefault="00657C8C" w:rsidP="00A34021">
      <w:pPr>
        <w:pStyle w:val="Caption"/>
        <w:jc w:val="both"/>
        <w:rPr>
          <w:lang w:val="en-SG"/>
        </w:rPr>
      </w:pPr>
      <w:r>
        <w:t xml:space="preserve">Figure </w:t>
      </w:r>
      <w:r>
        <w:fldChar w:fldCharType="begin"/>
      </w:r>
      <w:r>
        <w:instrText xml:space="preserve"> SEQ Figure \* ARABIC </w:instrText>
      </w:r>
      <w:r>
        <w:fldChar w:fldCharType="separate"/>
      </w:r>
      <w:r>
        <w:t>39</w:t>
      </w:r>
      <w:r>
        <w:fldChar w:fldCharType="end"/>
      </w:r>
      <w:r>
        <w:t xml:space="preserve">. </w:t>
      </w:r>
      <w:r w:rsidRPr="00AB5986">
        <w:t>Post-Confidence of searching keywords with training</w:t>
      </w:r>
    </w:p>
    <w:p w14:paraId="1EADBB16" w14:textId="77777777" w:rsidR="00225B55" w:rsidRDefault="00225B55">
      <w:pPr>
        <w:spacing w:after="160" w:line="259" w:lineRule="auto"/>
        <w:rPr>
          <w:u w:val="single"/>
          <w:lang w:val="en-SG"/>
        </w:rPr>
      </w:pPr>
      <w:r>
        <w:rPr>
          <w:u w:val="single"/>
          <w:lang w:val="en-SG"/>
        </w:rPr>
        <w:br w:type="page"/>
      </w:r>
    </w:p>
    <w:p w14:paraId="67532073" w14:textId="0A19E689"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who did not receive any training in seaching library online databases</w:t>
      </w:r>
    </w:p>
    <w:p w14:paraId="7B10BC22"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2F79A5E0"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1CB0FF4C" wp14:editId="6D1BB499">
            <wp:extent cx="5398135" cy="3805592"/>
            <wp:effectExtent l="25400" t="25400" r="37465" b="29845"/>
            <wp:docPr id="92" name="Picture 92" descr="../Desktop/Screen%20Shot%202018-03-29%20at%209.32.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Screen%20Shot%202018-03-29%20at%209.32.11%20PM.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3652"/>
                    <a:stretch/>
                  </pic:blipFill>
                  <pic:spPr bwMode="auto">
                    <a:xfrm>
                      <a:off x="0" y="0"/>
                      <a:ext cx="5409317" cy="38134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D8C87D" w14:textId="5411F3B8" w:rsidR="00B761E8" w:rsidRDefault="00657C8C" w:rsidP="00A34021">
      <w:pPr>
        <w:pStyle w:val="Caption"/>
      </w:pPr>
      <w:r>
        <w:t xml:space="preserve">Figure </w:t>
      </w:r>
      <w:r>
        <w:fldChar w:fldCharType="begin"/>
      </w:r>
      <w:r>
        <w:instrText xml:space="preserve"> SEQ Figure \* ARABIC </w:instrText>
      </w:r>
      <w:r>
        <w:fldChar w:fldCharType="separate"/>
      </w:r>
      <w:r>
        <w:t>40</w:t>
      </w:r>
      <w:r>
        <w:fldChar w:fldCharType="end"/>
      </w:r>
      <w:r>
        <w:t xml:space="preserve">. </w:t>
      </w:r>
      <w:r w:rsidRPr="004237EA">
        <w:t>Pre-Confidence of searching library online databases without training</w:t>
      </w:r>
    </w:p>
    <w:p w14:paraId="65FB588F"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7E1EC580" wp14:editId="3C8B2CF9">
            <wp:extent cx="5321935" cy="3734144"/>
            <wp:effectExtent l="25400" t="25400" r="37465" b="25400"/>
            <wp:docPr id="93" name="Picture 93" descr="../Desktop/Screen%20Shot%202018-03-29%20at%209.32.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20Shot%202018-03-29%20at%209.32.26%20PM.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4029"/>
                    <a:stretch/>
                  </pic:blipFill>
                  <pic:spPr bwMode="auto">
                    <a:xfrm>
                      <a:off x="0" y="0"/>
                      <a:ext cx="5340464" cy="37471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3BAC1AF" w14:textId="0947B1C2" w:rsidR="00B761E8" w:rsidRPr="006954B5" w:rsidRDefault="00657C8C" w:rsidP="00B761E8">
      <w:pPr>
        <w:pStyle w:val="Caption"/>
        <w:jc w:val="both"/>
        <w:rPr>
          <w:rFonts w:eastAsiaTheme="majorEastAsia" w:cs="Arial"/>
          <w:color w:val="2F5496" w:themeColor="accent1" w:themeShade="BF"/>
          <w:sz w:val="20"/>
          <w:szCs w:val="20"/>
          <w:lang w:val="en-SG"/>
        </w:rPr>
      </w:pPr>
      <w:r>
        <w:t xml:space="preserve">Figure </w:t>
      </w:r>
      <w:r>
        <w:fldChar w:fldCharType="begin"/>
      </w:r>
      <w:r>
        <w:instrText xml:space="preserve"> SEQ Figure \* ARABIC </w:instrText>
      </w:r>
      <w:r>
        <w:fldChar w:fldCharType="separate"/>
      </w:r>
      <w:r>
        <w:t>41</w:t>
      </w:r>
      <w:r>
        <w:fldChar w:fldCharType="end"/>
      </w:r>
      <w:r>
        <w:t xml:space="preserve">. </w:t>
      </w:r>
      <w:r w:rsidRPr="006840C6">
        <w:t>Post-Confidence of searching library online databases without training</w:t>
      </w:r>
    </w:p>
    <w:p w14:paraId="61C9497B" w14:textId="30D2CF9E" w:rsidR="00225B55" w:rsidRDefault="00225B55">
      <w:pPr>
        <w:spacing w:after="160" w:line="259" w:lineRule="auto"/>
        <w:rPr>
          <w:u w:val="single"/>
          <w:lang w:val="en-SG"/>
        </w:rPr>
      </w:pPr>
      <w:r>
        <w:rPr>
          <w:u w:val="single"/>
          <w:lang w:val="en-SG"/>
        </w:rPr>
        <w:br w:type="page"/>
      </w:r>
    </w:p>
    <w:p w14:paraId="0214DC96" w14:textId="77777777"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who received training in seaching library online databases</w:t>
      </w:r>
    </w:p>
    <w:p w14:paraId="755F255B"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2E5DC4C8"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75183034" wp14:editId="6B67366D">
            <wp:extent cx="5321935" cy="3764297"/>
            <wp:effectExtent l="25400" t="25400" r="37465" b="20320"/>
            <wp:docPr id="94" name="Picture 94" descr="../Desktop/Screen%20Shot%202018-03-29%20at%209.32.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Screen%20Shot%202018-03-29%20at%209.32.40%20PM.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3626"/>
                    <a:stretch/>
                  </pic:blipFill>
                  <pic:spPr bwMode="auto">
                    <a:xfrm>
                      <a:off x="0" y="0"/>
                      <a:ext cx="5340145" cy="37771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28FD1C" w14:textId="34C2904D" w:rsidR="00B761E8" w:rsidRDefault="00657C8C" w:rsidP="00A34021">
      <w:pPr>
        <w:pStyle w:val="Caption"/>
        <w:jc w:val="both"/>
      </w:pPr>
      <w:r>
        <w:t xml:space="preserve">Figure </w:t>
      </w:r>
      <w:r>
        <w:fldChar w:fldCharType="begin"/>
      </w:r>
      <w:r>
        <w:instrText xml:space="preserve"> SEQ Figure \* ARABIC </w:instrText>
      </w:r>
      <w:r>
        <w:fldChar w:fldCharType="separate"/>
      </w:r>
      <w:r>
        <w:t>42</w:t>
      </w:r>
      <w:r>
        <w:fldChar w:fldCharType="end"/>
      </w:r>
      <w:r>
        <w:t xml:space="preserve">. </w:t>
      </w:r>
      <w:r w:rsidRPr="002C0B2C">
        <w:t>Pre-Confidence of searching library online databases with training</w:t>
      </w:r>
    </w:p>
    <w:p w14:paraId="5CA31277"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228CE0B6" wp14:editId="18782D6F">
            <wp:extent cx="5321935" cy="3749008"/>
            <wp:effectExtent l="25400" t="25400" r="12065" b="36195"/>
            <wp:docPr id="95" name="Picture 95" descr="../Desktop/Screen%20Shot%202018-03-29%20at%209.32.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ktop/Screen%20Shot%202018-03-29%20at%209.32.48%20PM.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3647"/>
                    <a:stretch/>
                  </pic:blipFill>
                  <pic:spPr bwMode="auto">
                    <a:xfrm>
                      <a:off x="0" y="0"/>
                      <a:ext cx="5373030" cy="37850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2E62677" w14:textId="01D5CA1C" w:rsidR="00225B55" w:rsidRDefault="00657C8C" w:rsidP="00A34021">
      <w:pPr>
        <w:pStyle w:val="Caption"/>
        <w:jc w:val="both"/>
        <w:rPr>
          <w:lang w:val="en-SG"/>
        </w:rPr>
      </w:pPr>
      <w:r>
        <w:t xml:space="preserve">Figure </w:t>
      </w:r>
      <w:r>
        <w:fldChar w:fldCharType="begin"/>
      </w:r>
      <w:r>
        <w:instrText xml:space="preserve"> SEQ Figure \* ARABIC </w:instrText>
      </w:r>
      <w:r>
        <w:fldChar w:fldCharType="separate"/>
      </w:r>
      <w:r>
        <w:t>43</w:t>
      </w:r>
      <w:r>
        <w:fldChar w:fldCharType="end"/>
      </w:r>
      <w:r>
        <w:t xml:space="preserve">. </w:t>
      </w:r>
      <w:r w:rsidRPr="003F5B5C">
        <w:t>Post-Confidence of searching library online databases with training</w:t>
      </w:r>
      <w:r w:rsidR="00225B55">
        <w:rPr>
          <w:lang w:val="en-SG"/>
        </w:rPr>
        <w:br w:type="page"/>
      </w:r>
    </w:p>
    <w:p w14:paraId="225E6C4A" w14:textId="77777777"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who did not receive any training in seaching the internet using google</w:t>
      </w:r>
    </w:p>
    <w:p w14:paraId="1B6D0A2F"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26BB9AED"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2AAC019B" wp14:editId="7C4691E7">
            <wp:extent cx="5245735" cy="3729440"/>
            <wp:effectExtent l="25400" t="25400" r="37465" b="29845"/>
            <wp:docPr id="96" name="Picture 96" descr="../Desktop/Screen%20Shot%202018-03-29%20at%209.34.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ktop/Screen%20Shot%202018-03-29%20at%209.34.05%20PM.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2758"/>
                    <a:stretch/>
                  </pic:blipFill>
                  <pic:spPr bwMode="auto">
                    <a:xfrm>
                      <a:off x="0" y="0"/>
                      <a:ext cx="5268959" cy="37459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CB8F88" w14:textId="0494E6E1" w:rsidR="00B761E8" w:rsidRDefault="00657C8C" w:rsidP="00B761E8">
      <w:pPr>
        <w:pStyle w:val="Caption"/>
        <w:jc w:val="both"/>
      </w:pPr>
      <w:r>
        <w:t xml:space="preserve">Figure </w:t>
      </w:r>
      <w:r>
        <w:fldChar w:fldCharType="begin"/>
      </w:r>
      <w:r>
        <w:instrText xml:space="preserve"> SEQ Figure \* ARABIC </w:instrText>
      </w:r>
      <w:r>
        <w:fldChar w:fldCharType="separate"/>
      </w:r>
      <w:r>
        <w:t>44</w:t>
      </w:r>
      <w:r>
        <w:fldChar w:fldCharType="end"/>
      </w:r>
      <w:r>
        <w:t xml:space="preserve">. </w:t>
      </w:r>
      <w:r w:rsidRPr="009A3AA7">
        <w:t>Pre-Confidence of searching the internet using google without training</w:t>
      </w:r>
      <w:r w:rsidR="00B761E8">
        <w:t xml:space="preserve"> </w:t>
      </w:r>
    </w:p>
    <w:p w14:paraId="7479F004"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0DB07ED6" wp14:editId="089A2941">
            <wp:extent cx="5245735" cy="3705598"/>
            <wp:effectExtent l="25400" t="25400" r="37465" b="28575"/>
            <wp:docPr id="97" name="Picture 97" descr="../Desktop/Screen%20Shot%202018-03-29%20at%209.34.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Screen%20Shot%202018-03-29%20at%209.34.20%20PM.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3750"/>
                    <a:stretch/>
                  </pic:blipFill>
                  <pic:spPr bwMode="auto">
                    <a:xfrm>
                      <a:off x="0" y="0"/>
                      <a:ext cx="5269735" cy="372255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D74A2F0" w14:textId="4C1A3B4F" w:rsidR="00225B55" w:rsidRDefault="00657C8C" w:rsidP="00A34021">
      <w:pPr>
        <w:pStyle w:val="Caption"/>
        <w:jc w:val="both"/>
        <w:rPr>
          <w:lang w:val="en-SG"/>
        </w:rPr>
      </w:pPr>
      <w:r>
        <w:t xml:space="preserve">Figure </w:t>
      </w:r>
      <w:r>
        <w:fldChar w:fldCharType="begin"/>
      </w:r>
      <w:r>
        <w:instrText xml:space="preserve"> SEQ Figure \* ARABIC </w:instrText>
      </w:r>
      <w:r>
        <w:fldChar w:fldCharType="separate"/>
      </w:r>
      <w:r>
        <w:t>45</w:t>
      </w:r>
      <w:r>
        <w:fldChar w:fldCharType="end"/>
      </w:r>
      <w:r>
        <w:t xml:space="preserve">. </w:t>
      </w:r>
      <w:r w:rsidRPr="00A55615">
        <w:t>Post-Confidence of searching the internet using google without training</w:t>
      </w:r>
      <w:r w:rsidR="00225B55">
        <w:rPr>
          <w:lang w:val="en-SG"/>
        </w:rPr>
        <w:br w:type="page"/>
      </w:r>
    </w:p>
    <w:p w14:paraId="1CF78A09" w14:textId="5D2F5FA2" w:rsidR="00B761E8" w:rsidRPr="006954B5" w:rsidRDefault="00B761E8" w:rsidP="003F1DEE">
      <w:pPr>
        <w:spacing w:after="160" w:line="259" w:lineRule="auto"/>
        <w:rPr>
          <w:u w:val="single"/>
          <w:lang w:val="en-SG"/>
        </w:rPr>
      </w:pPr>
      <w:r w:rsidRPr="006954B5">
        <w:rPr>
          <w:u w:val="single"/>
          <w:lang w:val="en-SG"/>
        </w:rPr>
        <w:lastRenderedPageBreak/>
        <w:t>Confidence level of SMU students who received training in seaching the internet using google</w:t>
      </w:r>
    </w:p>
    <w:p w14:paraId="5F772BF9"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4D5E3104" w14:textId="77777777" w:rsidR="00657C8C" w:rsidRDefault="00B761E8" w:rsidP="00657C8C">
      <w:pPr>
        <w:keepNext/>
        <w:spacing w:line="360" w:lineRule="auto"/>
        <w:jc w:val="both"/>
      </w:pPr>
      <w:r w:rsidRPr="00E52972">
        <w:rPr>
          <w:rFonts w:cs="Arial"/>
          <w:sz w:val="20"/>
          <w:szCs w:val="20"/>
          <w:lang w:val="en-GB" w:eastAsia="en-GB"/>
        </w:rPr>
        <w:drawing>
          <wp:inline distT="0" distB="0" distL="0" distR="0" wp14:anchorId="2DAE5AD6" wp14:editId="0CB38336">
            <wp:extent cx="5169535" cy="3667963"/>
            <wp:effectExtent l="25400" t="25400" r="37465" b="15240"/>
            <wp:docPr id="98" name="Picture 98" descr="../Desktop/Screen%20Shot%202018-03-29%20at%209.34.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Screen%20Shot%202018-03-29%20at%209.34.35%20PM.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3324"/>
                    <a:stretch/>
                  </pic:blipFill>
                  <pic:spPr bwMode="auto">
                    <a:xfrm>
                      <a:off x="0" y="0"/>
                      <a:ext cx="5179474" cy="367501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9DECBD7" w14:textId="52B64799" w:rsidR="00B761E8" w:rsidRDefault="00657C8C" w:rsidP="00A34021">
      <w:pPr>
        <w:pStyle w:val="Caption"/>
        <w:jc w:val="both"/>
      </w:pPr>
      <w:r>
        <w:t xml:space="preserve">Figure </w:t>
      </w:r>
      <w:r>
        <w:fldChar w:fldCharType="begin"/>
      </w:r>
      <w:r>
        <w:instrText xml:space="preserve"> SEQ Figure \* ARABIC </w:instrText>
      </w:r>
      <w:r>
        <w:fldChar w:fldCharType="separate"/>
      </w:r>
      <w:r>
        <w:t>46</w:t>
      </w:r>
      <w:r>
        <w:fldChar w:fldCharType="end"/>
      </w:r>
      <w:r>
        <w:t xml:space="preserve">. </w:t>
      </w:r>
      <w:r w:rsidRPr="0058334A">
        <w:t>Pre-Confidence of searching the internet using google with training</w:t>
      </w:r>
    </w:p>
    <w:p w14:paraId="11F9D1D3" w14:textId="77777777" w:rsidR="00657C8C" w:rsidRDefault="00B761E8" w:rsidP="00657C8C">
      <w:pPr>
        <w:keepNext/>
        <w:spacing w:line="360" w:lineRule="auto"/>
        <w:jc w:val="both"/>
      </w:pPr>
      <w:r w:rsidRPr="00E52972">
        <w:rPr>
          <w:rFonts w:cs="Arial"/>
          <w:sz w:val="20"/>
          <w:szCs w:val="20"/>
          <w:lang w:val="en-GB" w:eastAsia="en-GB"/>
        </w:rPr>
        <w:drawing>
          <wp:inline distT="0" distB="0" distL="0" distR="0" wp14:anchorId="60A79A91" wp14:editId="66AC81A9">
            <wp:extent cx="5169535" cy="3664626"/>
            <wp:effectExtent l="25400" t="25400" r="37465" b="18415"/>
            <wp:docPr id="99" name="Picture 99" descr="../Desktop/Screen%20Shot%202018-03-29%20at%209.34.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Screen%20Shot%202018-03-29%20at%209.34.48%20PM.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3626"/>
                    <a:stretch/>
                  </pic:blipFill>
                  <pic:spPr bwMode="auto">
                    <a:xfrm>
                      <a:off x="0" y="0"/>
                      <a:ext cx="5195177" cy="36828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6BC5D4" w14:textId="1C683F15" w:rsidR="00B761E8" w:rsidRDefault="00657C8C" w:rsidP="00A34021">
      <w:pPr>
        <w:pStyle w:val="Caption"/>
        <w:jc w:val="both"/>
      </w:pPr>
      <w:r>
        <w:t xml:space="preserve">Figure </w:t>
      </w:r>
      <w:r>
        <w:fldChar w:fldCharType="begin"/>
      </w:r>
      <w:r>
        <w:instrText xml:space="preserve"> SEQ Figure \* ARABIC </w:instrText>
      </w:r>
      <w:r>
        <w:fldChar w:fldCharType="separate"/>
      </w:r>
      <w:r>
        <w:t>47</w:t>
      </w:r>
      <w:r>
        <w:fldChar w:fldCharType="end"/>
      </w:r>
      <w:r>
        <w:t xml:space="preserve">. </w:t>
      </w:r>
      <w:r w:rsidRPr="00A37E77">
        <w:t>Post-Confidence of searching the internet using google with training</w:t>
      </w:r>
    </w:p>
    <w:p w14:paraId="7CB5A052" w14:textId="2D191D45" w:rsidR="00B43057" w:rsidRPr="00311E4C" w:rsidRDefault="00B43057" w:rsidP="00D00D1E">
      <w:pPr>
        <w:pStyle w:val="Caption"/>
        <w:jc w:val="both"/>
        <w:rPr>
          <w:lang w:val="en-SG"/>
        </w:rPr>
      </w:pPr>
    </w:p>
    <w:sectPr w:rsidR="00B43057" w:rsidRPr="00311E4C" w:rsidSect="003F301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C7D104" w14:textId="77777777" w:rsidR="00FF4CFD" w:rsidRDefault="00FF4CFD" w:rsidP="0026579F">
      <w:r>
        <w:separator/>
      </w:r>
    </w:p>
  </w:endnote>
  <w:endnote w:type="continuationSeparator" w:id="0">
    <w:p w14:paraId="4E228DA0" w14:textId="77777777" w:rsidR="00FF4CFD" w:rsidRDefault="00FF4CFD" w:rsidP="00265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AAF141" w14:textId="77777777" w:rsidR="00FF4CFD" w:rsidRDefault="00FF4CFD" w:rsidP="0026579F">
      <w:r>
        <w:separator/>
      </w:r>
    </w:p>
  </w:footnote>
  <w:footnote w:type="continuationSeparator" w:id="0">
    <w:p w14:paraId="5C0F9CC3" w14:textId="77777777" w:rsidR="00FF4CFD" w:rsidRDefault="00FF4CFD" w:rsidP="0026579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7206C0F4"/>
    <w:lvl w:ilvl="0">
      <w:start w:val="1"/>
      <w:numFmt w:val="decimal"/>
      <w:lvlText w:val="%1."/>
      <w:lvlJc w:val="left"/>
      <w:pPr>
        <w:tabs>
          <w:tab w:val="num" w:pos="360"/>
        </w:tabs>
        <w:ind w:left="360" w:hanging="360"/>
      </w:pPr>
    </w:lvl>
  </w:abstractNum>
  <w:abstractNum w:abstractNumId="1">
    <w:nsid w:val="11FD42E7"/>
    <w:multiLevelType w:val="hybridMultilevel"/>
    <w:tmpl w:val="E8D03350"/>
    <w:lvl w:ilvl="0" w:tplc="05780F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4BE6C41"/>
    <w:multiLevelType w:val="hybridMultilevel"/>
    <w:tmpl w:val="8AE63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93E231D"/>
    <w:multiLevelType w:val="hybridMultilevel"/>
    <w:tmpl w:val="A72E3056"/>
    <w:lvl w:ilvl="0" w:tplc="0809000F">
      <w:start w:val="1"/>
      <w:numFmt w:val="decimal"/>
      <w:pStyle w:val="ListNumber"/>
      <w:lvlText w:val="%1."/>
      <w:lvlJc w:val="left"/>
      <w:pPr>
        <w:ind w:left="709" w:hanging="360"/>
      </w:pPr>
    </w:lvl>
    <w:lvl w:ilvl="1" w:tplc="08090019" w:tentative="1">
      <w:start w:val="1"/>
      <w:numFmt w:val="lowerLetter"/>
      <w:lvlText w:val="%2."/>
      <w:lvlJc w:val="left"/>
      <w:pPr>
        <w:ind w:left="1429" w:hanging="360"/>
      </w:pPr>
    </w:lvl>
    <w:lvl w:ilvl="2" w:tplc="0809001B" w:tentative="1">
      <w:start w:val="1"/>
      <w:numFmt w:val="lowerRoman"/>
      <w:lvlText w:val="%3."/>
      <w:lvlJc w:val="right"/>
      <w:pPr>
        <w:ind w:left="2149" w:hanging="180"/>
      </w:pPr>
    </w:lvl>
    <w:lvl w:ilvl="3" w:tplc="0809000F" w:tentative="1">
      <w:start w:val="1"/>
      <w:numFmt w:val="decimal"/>
      <w:lvlText w:val="%4."/>
      <w:lvlJc w:val="left"/>
      <w:pPr>
        <w:ind w:left="2869" w:hanging="360"/>
      </w:pPr>
    </w:lvl>
    <w:lvl w:ilvl="4" w:tplc="08090019" w:tentative="1">
      <w:start w:val="1"/>
      <w:numFmt w:val="lowerLetter"/>
      <w:lvlText w:val="%5."/>
      <w:lvlJc w:val="left"/>
      <w:pPr>
        <w:ind w:left="3589" w:hanging="360"/>
      </w:pPr>
    </w:lvl>
    <w:lvl w:ilvl="5" w:tplc="0809001B" w:tentative="1">
      <w:start w:val="1"/>
      <w:numFmt w:val="lowerRoman"/>
      <w:lvlText w:val="%6."/>
      <w:lvlJc w:val="right"/>
      <w:pPr>
        <w:ind w:left="4309" w:hanging="180"/>
      </w:pPr>
    </w:lvl>
    <w:lvl w:ilvl="6" w:tplc="0809000F" w:tentative="1">
      <w:start w:val="1"/>
      <w:numFmt w:val="decimal"/>
      <w:lvlText w:val="%7."/>
      <w:lvlJc w:val="left"/>
      <w:pPr>
        <w:ind w:left="5029" w:hanging="360"/>
      </w:pPr>
    </w:lvl>
    <w:lvl w:ilvl="7" w:tplc="08090019" w:tentative="1">
      <w:start w:val="1"/>
      <w:numFmt w:val="lowerLetter"/>
      <w:lvlText w:val="%8."/>
      <w:lvlJc w:val="left"/>
      <w:pPr>
        <w:ind w:left="5749" w:hanging="360"/>
      </w:pPr>
    </w:lvl>
    <w:lvl w:ilvl="8" w:tplc="0809001B" w:tentative="1">
      <w:start w:val="1"/>
      <w:numFmt w:val="lowerRoman"/>
      <w:lvlText w:val="%9."/>
      <w:lvlJc w:val="right"/>
      <w:pPr>
        <w:ind w:left="6469" w:hanging="180"/>
      </w:pPr>
    </w:lvl>
  </w:abstractNum>
  <w:abstractNum w:abstractNumId="4">
    <w:nsid w:val="225F4223"/>
    <w:multiLevelType w:val="hybridMultilevel"/>
    <w:tmpl w:val="70A4C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68739F4"/>
    <w:multiLevelType w:val="multilevel"/>
    <w:tmpl w:val="1EC25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C4505F"/>
    <w:multiLevelType w:val="hybridMultilevel"/>
    <w:tmpl w:val="72664002"/>
    <w:lvl w:ilvl="0" w:tplc="D9BEFD64">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4A8041F3"/>
    <w:multiLevelType w:val="hybridMultilevel"/>
    <w:tmpl w:val="DEA027B2"/>
    <w:lvl w:ilvl="0" w:tplc="0409001B">
      <w:start w:val="1"/>
      <w:numFmt w:val="lowerRoman"/>
      <w:lvlText w:val="%1."/>
      <w:lvlJc w:val="right"/>
      <w:pPr>
        <w:ind w:left="720" w:hanging="360"/>
      </w:pPr>
      <w:rPr>
        <w:rFonts w:hint="default"/>
        <w:color w:val="2F5496" w:themeColor="accent1" w:themeShade="BF"/>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51B419E"/>
    <w:multiLevelType w:val="hybridMultilevel"/>
    <w:tmpl w:val="403C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250A68"/>
    <w:multiLevelType w:val="hybridMultilevel"/>
    <w:tmpl w:val="3220630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664F2FE9"/>
    <w:multiLevelType w:val="hybridMultilevel"/>
    <w:tmpl w:val="949E089E"/>
    <w:lvl w:ilvl="0" w:tplc="61E4D3D8">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694D7A2F"/>
    <w:multiLevelType w:val="hybridMultilevel"/>
    <w:tmpl w:val="F7B8F9B8"/>
    <w:lvl w:ilvl="0" w:tplc="5DB441DC">
      <w:start w:val="1"/>
      <w:numFmt w:val="decimal"/>
      <w:lvlText w:val="%1."/>
      <w:lvlJc w:val="left"/>
      <w:pPr>
        <w:ind w:left="720" w:hanging="360"/>
      </w:pPr>
      <w:rPr>
        <w:rFonts w:asciiTheme="minorHAnsi" w:eastAsiaTheme="majorEastAsia" w:hAnsiTheme="minorHAnsi" w:cstheme="majorBidi" w:hint="default"/>
        <w:color w:val="2F5496" w:themeColor="accent1" w:themeShade="BF"/>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AEB17D5"/>
    <w:multiLevelType w:val="hybridMultilevel"/>
    <w:tmpl w:val="73F02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B002BDF"/>
    <w:multiLevelType w:val="hybridMultilevel"/>
    <w:tmpl w:val="A442E6F0"/>
    <w:lvl w:ilvl="0" w:tplc="04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8"/>
  </w:num>
  <w:num w:numId="3">
    <w:abstractNumId w:val="9"/>
  </w:num>
  <w:num w:numId="4">
    <w:abstractNumId w:val="12"/>
  </w:num>
  <w:num w:numId="5">
    <w:abstractNumId w:val="4"/>
  </w:num>
  <w:num w:numId="6">
    <w:abstractNumId w:val="11"/>
  </w:num>
  <w:num w:numId="7">
    <w:abstractNumId w:val="7"/>
  </w:num>
  <w:num w:numId="8">
    <w:abstractNumId w:val="10"/>
  </w:num>
  <w:num w:numId="9">
    <w:abstractNumId w:val="5"/>
    <w:lvlOverride w:ilvl="1">
      <w:lvl w:ilvl="1">
        <w:numFmt w:val="lowerLetter"/>
        <w:lvlText w:val="%2."/>
        <w:lvlJc w:val="left"/>
      </w:lvl>
    </w:lvlOverride>
  </w:num>
  <w:num w:numId="10">
    <w:abstractNumId w:val="0"/>
  </w:num>
  <w:num w:numId="11">
    <w:abstractNumId w:val="0"/>
  </w:num>
  <w:num w:numId="12">
    <w:abstractNumId w:val="2"/>
  </w:num>
  <w:num w:numId="13">
    <w:abstractNumId w:val="3"/>
  </w:num>
  <w:num w:numId="14">
    <w:abstractNumId w:val="6"/>
  </w:num>
  <w:num w:numId="15">
    <w:abstractNumId w:val="1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Manisha GOYAL">
    <w15:presenceInfo w15:providerId="None" w15:userId="Manisha GOYAL"/>
  </w15:person>
  <w15:person w15:author=" ">
    <w15:presenceInfo w15:providerId="None" w15:userId=" "/>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AMO_ReportControlsVisible" w:val="Empty"/>
    <w:docVar w:name="_AMO_UniqueIdentifier" w:val="3a22efd5-491a-4e67-b52d-a0ad9ff90de2"/>
  </w:docVars>
  <w:rsids>
    <w:rsidRoot w:val="00AE7B77"/>
    <w:rsid w:val="00001AAF"/>
    <w:rsid w:val="00005D1F"/>
    <w:rsid w:val="00015E9C"/>
    <w:rsid w:val="00031AD8"/>
    <w:rsid w:val="0004418D"/>
    <w:rsid w:val="00044BE8"/>
    <w:rsid w:val="000457BA"/>
    <w:rsid w:val="000522B8"/>
    <w:rsid w:val="00052452"/>
    <w:rsid w:val="000551AE"/>
    <w:rsid w:val="00057023"/>
    <w:rsid w:val="000571B6"/>
    <w:rsid w:val="00057C29"/>
    <w:rsid w:val="00061AB4"/>
    <w:rsid w:val="00062C6F"/>
    <w:rsid w:val="00064FA8"/>
    <w:rsid w:val="00065DE0"/>
    <w:rsid w:val="00071715"/>
    <w:rsid w:val="000743A6"/>
    <w:rsid w:val="0008159B"/>
    <w:rsid w:val="00085863"/>
    <w:rsid w:val="0009155B"/>
    <w:rsid w:val="00092091"/>
    <w:rsid w:val="00096ADC"/>
    <w:rsid w:val="000A007E"/>
    <w:rsid w:val="000B0D6B"/>
    <w:rsid w:val="000B6E6D"/>
    <w:rsid w:val="000C10A6"/>
    <w:rsid w:val="000C6DC7"/>
    <w:rsid w:val="000D0A58"/>
    <w:rsid w:val="000D4B23"/>
    <w:rsid w:val="000D5A79"/>
    <w:rsid w:val="000F7D56"/>
    <w:rsid w:val="00104910"/>
    <w:rsid w:val="00115F91"/>
    <w:rsid w:val="00117773"/>
    <w:rsid w:val="00131460"/>
    <w:rsid w:val="0013174C"/>
    <w:rsid w:val="00133192"/>
    <w:rsid w:val="001442BA"/>
    <w:rsid w:val="00152E88"/>
    <w:rsid w:val="001561DC"/>
    <w:rsid w:val="0016388D"/>
    <w:rsid w:val="00165113"/>
    <w:rsid w:val="00180950"/>
    <w:rsid w:val="00185909"/>
    <w:rsid w:val="00190E9F"/>
    <w:rsid w:val="0019519D"/>
    <w:rsid w:val="00196556"/>
    <w:rsid w:val="00197284"/>
    <w:rsid w:val="001A72D4"/>
    <w:rsid w:val="001C4A6B"/>
    <w:rsid w:val="001C6266"/>
    <w:rsid w:val="001C646A"/>
    <w:rsid w:val="001C6BD7"/>
    <w:rsid w:val="001C7BA8"/>
    <w:rsid w:val="001D1241"/>
    <w:rsid w:val="001D25DB"/>
    <w:rsid w:val="001E12DD"/>
    <w:rsid w:val="001E3047"/>
    <w:rsid w:val="001E665D"/>
    <w:rsid w:val="001E73A4"/>
    <w:rsid w:val="001F14AC"/>
    <w:rsid w:val="001F2A78"/>
    <w:rsid w:val="002015A6"/>
    <w:rsid w:val="00202247"/>
    <w:rsid w:val="00216C04"/>
    <w:rsid w:val="002172EE"/>
    <w:rsid w:val="00220C9D"/>
    <w:rsid w:val="002212FD"/>
    <w:rsid w:val="00223F97"/>
    <w:rsid w:val="002245C0"/>
    <w:rsid w:val="002246BA"/>
    <w:rsid w:val="00225B55"/>
    <w:rsid w:val="002351EE"/>
    <w:rsid w:val="00241890"/>
    <w:rsid w:val="00254B67"/>
    <w:rsid w:val="00256771"/>
    <w:rsid w:val="0026579F"/>
    <w:rsid w:val="002674F6"/>
    <w:rsid w:val="00270435"/>
    <w:rsid w:val="00270591"/>
    <w:rsid w:val="00285E1D"/>
    <w:rsid w:val="0028724B"/>
    <w:rsid w:val="00287B86"/>
    <w:rsid w:val="002969B2"/>
    <w:rsid w:val="002A4B11"/>
    <w:rsid w:val="002B1A56"/>
    <w:rsid w:val="002B49E2"/>
    <w:rsid w:val="002D3B8E"/>
    <w:rsid w:val="002E0011"/>
    <w:rsid w:val="002E3211"/>
    <w:rsid w:val="002F2075"/>
    <w:rsid w:val="00305DFC"/>
    <w:rsid w:val="00305F03"/>
    <w:rsid w:val="00311E4C"/>
    <w:rsid w:val="00312C55"/>
    <w:rsid w:val="003268D2"/>
    <w:rsid w:val="00331881"/>
    <w:rsid w:val="0033374E"/>
    <w:rsid w:val="00333B78"/>
    <w:rsid w:val="00350351"/>
    <w:rsid w:val="00357663"/>
    <w:rsid w:val="00361889"/>
    <w:rsid w:val="00372E0B"/>
    <w:rsid w:val="00372E90"/>
    <w:rsid w:val="00384D8D"/>
    <w:rsid w:val="00387C52"/>
    <w:rsid w:val="00392DEB"/>
    <w:rsid w:val="00392FDE"/>
    <w:rsid w:val="003A252A"/>
    <w:rsid w:val="003A4EA2"/>
    <w:rsid w:val="003A6F8A"/>
    <w:rsid w:val="003A6FA9"/>
    <w:rsid w:val="003B11F2"/>
    <w:rsid w:val="003C0F55"/>
    <w:rsid w:val="003C1460"/>
    <w:rsid w:val="003C491F"/>
    <w:rsid w:val="003F1DEE"/>
    <w:rsid w:val="003F27A8"/>
    <w:rsid w:val="003F301B"/>
    <w:rsid w:val="003F5A65"/>
    <w:rsid w:val="0040204F"/>
    <w:rsid w:val="00411F0B"/>
    <w:rsid w:val="00416F07"/>
    <w:rsid w:val="00420E4D"/>
    <w:rsid w:val="00421442"/>
    <w:rsid w:val="004240AF"/>
    <w:rsid w:val="00435882"/>
    <w:rsid w:val="004370C0"/>
    <w:rsid w:val="00442759"/>
    <w:rsid w:val="00443A3C"/>
    <w:rsid w:val="00447C64"/>
    <w:rsid w:val="0045279F"/>
    <w:rsid w:val="00455B54"/>
    <w:rsid w:val="00460572"/>
    <w:rsid w:val="00461289"/>
    <w:rsid w:val="00463B14"/>
    <w:rsid w:val="00466B90"/>
    <w:rsid w:val="00470ADF"/>
    <w:rsid w:val="004744EE"/>
    <w:rsid w:val="0048437A"/>
    <w:rsid w:val="00486B6F"/>
    <w:rsid w:val="00493557"/>
    <w:rsid w:val="00494879"/>
    <w:rsid w:val="004A6208"/>
    <w:rsid w:val="004A7A0A"/>
    <w:rsid w:val="004B20AC"/>
    <w:rsid w:val="004B22ED"/>
    <w:rsid w:val="004B4E6C"/>
    <w:rsid w:val="004C45A3"/>
    <w:rsid w:val="004C73C5"/>
    <w:rsid w:val="004D3F57"/>
    <w:rsid w:val="004D50EE"/>
    <w:rsid w:val="004D6F1E"/>
    <w:rsid w:val="004E4B3F"/>
    <w:rsid w:val="004E4B62"/>
    <w:rsid w:val="004E5E24"/>
    <w:rsid w:val="004F0836"/>
    <w:rsid w:val="004F2DCE"/>
    <w:rsid w:val="00505081"/>
    <w:rsid w:val="00505C99"/>
    <w:rsid w:val="00511343"/>
    <w:rsid w:val="00511BC8"/>
    <w:rsid w:val="0051577C"/>
    <w:rsid w:val="005204CB"/>
    <w:rsid w:val="0052548E"/>
    <w:rsid w:val="00530287"/>
    <w:rsid w:val="00530918"/>
    <w:rsid w:val="00533881"/>
    <w:rsid w:val="005450FB"/>
    <w:rsid w:val="00546BA8"/>
    <w:rsid w:val="00557425"/>
    <w:rsid w:val="005602D8"/>
    <w:rsid w:val="00563B76"/>
    <w:rsid w:val="00563C14"/>
    <w:rsid w:val="00566CBB"/>
    <w:rsid w:val="0057129B"/>
    <w:rsid w:val="00586525"/>
    <w:rsid w:val="005908E5"/>
    <w:rsid w:val="00593F42"/>
    <w:rsid w:val="005A45D1"/>
    <w:rsid w:val="005A53C7"/>
    <w:rsid w:val="005B524A"/>
    <w:rsid w:val="005B545C"/>
    <w:rsid w:val="005C0213"/>
    <w:rsid w:val="005C0D74"/>
    <w:rsid w:val="005C2B79"/>
    <w:rsid w:val="005C3688"/>
    <w:rsid w:val="005C6945"/>
    <w:rsid w:val="005D1E4A"/>
    <w:rsid w:val="005E49F5"/>
    <w:rsid w:val="005F2279"/>
    <w:rsid w:val="005F6B6F"/>
    <w:rsid w:val="00612B8B"/>
    <w:rsid w:val="00612F7D"/>
    <w:rsid w:val="00613413"/>
    <w:rsid w:val="006146C3"/>
    <w:rsid w:val="006167B5"/>
    <w:rsid w:val="00624DD6"/>
    <w:rsid w:val="00627FE5"/>
    <w:rsid w:val="006448BA"/>
    <w:rsid w:val="00645E15"/>
    <w:rsid w:val="006509A4"/>
    <w:rsid w:val="00653349"/>
    <w:rsid w:val="00656C9F"/>
    <w:rsid w:val="00657C8C"/>
    <w:rsid w:val="006609D1"/>
    <w:rsid w:val="00665D01"/>
    <w:rsid w:val="006720DA"/>
    <w:rsid w:val="00684011"/>
    <w:rsid w:val="00684065"/>
    <w:rsid w:val="0069213E"/>
    <w:rsid w:val="006954B5"/>
    <w:rsid w:val="00695813"/>
    <w:rsid w:val="006A2C98"/>
    <w:rsid w:val="006A3123"/>
    <w:rsid w:val="006A6E5B"/>
    <w:rsid w:val="006A745B"/>
    <w:rsid w:val="006B07A0"/>
    <w:rsid w:val="006B4100"/>
    <w:rsid w:val="006B6712"/>
    <w:rsid w:val="006D3CC2"/>
    <w:rsid w:val="006D6C0E"/>
    <w:rsid w:val="006E0195"/>
    <w:rsid w:val="006F1CC5"/>
    <w:rsid w:val="006F5BBE"/>
    <w:rsid w:val="006F75AD"/>
    <w:rsid w:val="00701E82"/>
    <w:rsid w:val="007057C6"/>
    <w:rsid w:val="00706DC3"/>
    <w:rsid w:val="007172B4"/>
    <w:rsid w:val="00722962"/>
    <w:rsid w:val="00733338"/>
    <w:rsid w:val="007356F5"/>
    <w:rsid w:val="00740650"/>
    <w:rsid w:val="007417F5"/>
    <w:rsid w:val="00764776"/>
    <w:rsid w:val="00765EB7"/>
    <w:rsid w:val="007C1690"/>
    <w:rsid w:val="007C246B"/>
    <w:rsid w:val="007C45EA"/>
    <w:rsid w:val="007C4AD6"/>
    <w:rsid w:val="007C5063"/>
    <w:rsid w:val="007C6865"/>
    <w:rsid w:val="007D5618"/>
    <w:rsid w:val="007D6E68"/>
    <w:rsid w:val="007F12C9"/>
    <w:rsid w:val="007F4986"/>
    <w:rsid w:val="007F4A53"/>
    <w:rsid w:val="007F511F"/>
    <w:rsid w:val="007F5AF8"/>
    <w:rsid w:val="007F72C3"/>
    <w:rsid w:val="007F7727"/>
    <w:rsid w:val="008065A1"/>
    <w:rsid w:val="008157FE"/>
    <w:rsid w:val="00816538"/>
    <w:rsid w:val="0081728E"/>
    <w:rsid w:val="00823469"/>
    <w:rsid w:val="00832F60"/>
    <w:rsid w:val="00834757"/>
    <w:rsid w:val="00837DFB"/>
    <w:rsid w:val="0084681D"/>
    <w:rsid w:val="00846EE7"/>
    <w:rsid w:val="00854E15"/>
    <w:rsid w:val="008551C4"/>
    <w:rsid w:val="0086223B"/>
    <w:rsid w:val="00865E50"/>
    <w:rsid w:val="00875A5D"/>
    <w:rsid w:val="00897DB1"/>
    <w:rsid w:val="008A1556"/>
    <w:rsid w:val="008A6CF5"/>
    <w:rsid w:val="008B37D3"/>
    <w:rsid w:val="008B731C"/>
    <w:rsid w:val="008C06A7"/>
    <w:rsid w:val="008C4065"/>
    <w:rsid w:val="008D5B18"/>
    <w:rsid w:val="008D6A1C"/>
    <w:rsid w:val="008E582F"/>
    <w:rsid w:val="008F132B"/>
    <w:rsid w:val="00900750"/>
    <w:rsid w:val="00907518"/>
    <w:rsid w:val="009128E6"/>
    <w:rsid w:val="00915671"/>
    <w:rsid w:val="00917069"/>
    <w:rsid w:val="0092145A"/>
    <w:rsid w:val="00927371"/>
    <w:rsid w:val="00942610"/>
    <w:rsid w:val="00943A73"/>
    <w:rsid w:val="009453F6"/>
    <w:rsid w:val="009661C8"/>
    <w:rsid w:val="00982C78"/>
    <w:rsid w:val="0099188F"/>
    <w:rsid w:val="00993989"/>
    <w:rsid w:val="009A274A"/>
    <w:rsid w:val="009A3706"/>
    <w:rsid w:val="009A7505"/>
    <w:rsid w:val="009B0362"/>
    <w:rsid w:val="009B1891"/>
    <w:rsid w:val="009B3758"/>
    <w:rsid w:val="009B3DEC"/>
    <w:rsid w:val="009B7F9C"/>
    <w:rsid w:val="009C05B1"/>
    <w:rsid w:val="009C069C"/>
    <w:rsid w:val="009C5C84"/>
    <w:rsid w:val="009C78AF"/>
    <w:rsid w:val="009D07C8"/>
    <w:rsid w:val="009E1B21"/>
    <w:rsid w:val="009E6AC0"/>
    <w:rsid w:val="009F539D"/>
    <w:rsid w:val="00A03052"/>
    <w:rsid w:val="00A06B87"/>
    <w:rsid w:val="00A07982"/>
    <w:rsid w:val="00A11A90"/>
    <w:rsid w:val="00A12953"/>
    <w:rsid w:val="00A233A1"/>
    <w:rsid w:val="00A234DE"/>
    <w:rsid w:val="00A265C7"/>
    <w:rsid w:val="00A33A43"/>
    <w:rsid w:val="00A34021"/>
    <w:rsid w:val="00A35381"/>
    <w:rsid w:val="00A36DC8"/>
    <w:rsid w:val="00A409A5"/>
    <w:rsid w:val="00A7069D"/>
    <w:rsid w:val="00A71435"/>
    <w:rsid w:val="00A74838"/>
    <w:rsid w:val="00A80787"/>
    <w:rsid w:val="00A81B0A"/>
    <w:rsid w:val="00A840FA"/>
    <w:rsid w:val="00A867FA"/>
    <w:rsid w:val="00A939C6"/>
    <w:rsid w:val="00A94D64"/>
    <w:rsid w:val="00AA5647"/>
    <w:rsid w:val="00AB174D"/>
    <w:rsid w:val="00AB33F6"/>
    <w:rsid w:val="00AB713D"/>
    <w:rsid w:val="00AB73E8"/>
    <w:rsid w:val="00AB753A"/>
    <w:rsid w:val="00AC315E"/>
    <w:rsid w:val="00AC6F05"/>
    <w:rsid w:val="00AD25C9"/>
    <w:rsid w:val="00AD2BF4"/>
    <w:rsid w:val="00AE22B8"/>
    <w:rsid w:val="00AE42ED"/>
    <w:rsid w:val="00AE7B77"/>
    <w:rsid w:val="00AF142C"/>
    <w:rsid w:val="00AF766A"/>
    <w:rsid w:val="00B000A9"/>
    <w:rsid w:val="00B05A93"/>
    <w:rsid w:val="00B149AB"/>
    <w:rsid w:val="00B15574"/>
    <w:rsid w:val="00B21184"/>
    <w:rsid w:val="00B2796F"/>
    <w:rsid w:val="00B279FB"/>
    <w:rsid w:val="00B30D4D"/>
    <w:rsid w:val="00B341D1"/>
    <w:rsid w:val="00B375A3"/>
    <w:rsid w:val="00B422BB"/>
    <w:rsid w:val="00B43057"/>
    <w:rsid w:val="00B607AE"/>
    <w:rsid w:val="00B615F2"/>
    <w:rsid w:val="00B74447"/>
    <w:rsid w:val="00B761E8"/>
    <w:rsid w:val="00B77991"/>
    <w:rsid w:val="00B92051"/>
    <w:rsid w:val="00B93F0A"/>
    <w:rsid w:val="00B97A6A"/>
    <w:rsid w:val="00BA6011"/>
    <w:rsid w:val="00BB5FCC"/>
    <w:rsid w:val="00BB688E"/>
    <w:rsid w:val="00BB7E9E"/>
    <w:rsid w:val="00BC26E8"/>
    <w:rsid w:val="00BC2733"/>
    <w:rsid w:val="00BC3545"/>
    <w:rsid w:val="00BC40C3"/>
    <w:rsid w:val="00BC5C66"/>
    <w:rsid w:val="00BC6282"/>
    <w:rsid w:val="00BC6382"/>
    <w:rsid w:val="00BC7353"/>
    <w:rsid w:val="00BD1BC9"/>
    <w:rsid w:val="00BD3892"/>
    <w:rsid w:val="00BE10AD"/>
    <w:rsid w:val="00BE14D1"/>
    <w:rsid w:val="00BE4573"/>
    <w:rsid w:val="00BE7D81"/>
    <w:rsid w:val="00C06012"/>
    <w:rsid w:val="00C1384B"/>
    <w:rsid w:val="00C17499"/>
    <w:rsid w:val="00C24E77"/>
    <w:rsid w:val="00C27F02"/>
    <w:rsid w:val="00C3227D"/>
    <w:rsid w:val="00C34DC8"/>
    <w:rsid w:val="00C40F6A"/>
    <w:rsid w:val="00C42059"/>
    <w:rsid w:val="00C46797"/>
    <w:rsid w:val="00C47055"/>
    <w:rsid w:val="00C53064"/>
    <w:rsid w:val="00C55D97"/>
    <w:rsid w:val="00C5704F"/>
    <w:rsid w:val="00C7660B"/>
    <w:rsid w:val="00C80EE1"/>
    <w:rsid w:val="00C82502"/>
    <w:rsid w:val="00C825ED"/>
    <w:rsid w:val="00C82E42"/>
    <w:rsid w:val="00C83727"/>
    <w:rsid w:val="00C85555"/>
    <w:rsid w:val="00C86A81"/>
    <w:rsid w:val="00C90054"/>
    <w:rsid w:val="00C9261D"/>
    <w:rsid w:val="00C92C30"/>
    <w:rsid w:val="00CA7890"/>
    <w:rsid w:val="00CB1BE9"/>
    <w:rsid w:val="00CB4B4D"/>
    <w:rsid w:val="00CB5998"/>
    <w:rsid w:val="00CC1B0E"/>
    <w:rsid w:val="00CD23F3"/>
    <w:rsid w:val="00CD2CC1"/>
    <w:rsid w:val="00CE053F"/>
    <w:rsid w:val="00CE0FD8"/>
    <w:rsid w:val="00CE59B2"/>
    <w:rsid w:val="00CE745A"/>
    <w:rsid w:val="00CF20A8"/>
    <w:rsid w:val="00CF75CA"/>
    <w:rsid w:val="00D00D1E"/>
    <w:rsid w:val="00D07E2D"/>
    <w:rsid w:val="00D173FD"/>
    <w:rsid w:val="00D2022D"/>
    <w:rsid w:val="00D21892"/>
    <w:rsid w:val="00D220A0"/>
    <w:rsid w:val="00D50462"/>
    <w:rsid w:val="00D6326F"/>
    <w:rsid w:val="00D654B0"/>
    <w:rsid w:val="00D66CDC"/>
    <w:rsid w:val="00D70AAD"/>
    <w:rsid w:val="00D75813"/>
    <w:rsid w:val="00D76BB3"/>
    <w:rsid w:val="00D8117C"/>
    <w:rsid w:val="00D846B5"/>
    <w:rsid w:val="00D87DA7"/>
    <w:rsid w:val="00D91197"/>
    <w:rsid w:val="00DA46C6"/>
    <w:rsid w:val="00DB710B"/>
    <w:rsid w:val="00DB7A90"/>
    <w:rsid w:val="00DC27D3"/>
    <w:rsid w:val="00DE1F14"/>
    <w:rsid w:val="00DE69B4"/>
    <w:rsid w:val="00DF7883"/>
    <w:rsid w:val="00E009FC"/>
    <w:rsid w:val="00E018A6"/>
    <w:rsid w:val="00E058A7"/>
    <w:rsid w:val="00E127B1"/>
    <w:rsid w:val="00E12F6A"/>
    <w:rsid w:val="00E24F99"/>
    <w:rsid w:val="00E34AA9"/>
    <w:rsid w:val="00E52972"/>
    <w:rsid w:val="00E54598"/>
    <w:rsid w:val="00E55F1A"/>
    <w:rsid w:val="00E564A1"/>
    <w:rsid w:val="00E61876"/>
    <w:rsid w:val="00E61F34"/>
    <w:rsid w:val="00E62479"/>
    <w:rsid w:val="00E6781D"/>
    <w:rsid w:val="00E739C2"/>
    <w:rsid w:val="00E81C02"/>
    <w:rsid w:val="00E82B0F"/>
    <w:rsid w:val="00E82E80"/>
    <w:rsid w:val="00E83ED0"/>
    <w:rsid w:val="00E847E4"/>
    <w:rsid w:val="00E848BE"/>
    <w:rsid w:val="00E86C52"/>
    <w:rsid w:val="00E87B8B"/>
    <w:rsid w:val="00E9195B"/>
    <w:rsid w:val="00EB19CC"/>
    <w:rsid w:val="00EB1A27"/>
    <w:rsid w:val="00EC7EC6"/>
    <w:rsid w:val="00ED14DB"/>
    <w:rsid w:val="00ED4043"/>
    <w:rsid w:val="00ED4428"/>
    <w:rsid w:val="00ED63AB"/>
    <w:rsid w:val="00EE73AE"/>
    <w:rsid w:val="00EF4A49"/>
    <w:rsid w:val="00EF5CE9"/>
    <w:rsid w:val="00F02D33"/>
    <w:rsid w:val="00F034F3"/>
    <w:rsid w:val="00F11F8A"/>
    <w:rsid w:val="00F13092"/>
    <w:rsid w:val="00F15B05"/>
    <w:rsid w:val="00F20C54"/>
    <w:rsid w:val="00F26316"/>
    <w:rsid w:val="00F30E69"/>
    <w:rsid w:val="00F31C70"/>
    <w:rsid w:val="00F32E88"/>
    <w:rsid w:val="00F33829"/>
    <w:rsid w:val="00F348CA"/>
    <w:rsid w:val="00F3775C"/>
    <w:rsid w:val="00F3791B"/>
    <w:rsid w:val="00F40D86"/>
    <w:rsid w:val="00F44D11"/>
    <w:rsid w:val="00F521ED"/>
    <w:rsid w:val="00F52B5A"/>
    <w:rsid w:val="00F54DF9"/>
    <w:rsid w:val="00F67015"/>
    <w:rsid w:val="00F7227F"/>
    <w:rsid w:val="00F83668"/>
    <w:rsid w:val="00F952E8"/>
    <w:rsid w:val="00FA079C"/>
    <w:rsid w:val="00FB0FDB"/>
    <w:rsid w:val="00FB3819"/>
    <w:rsid w:val="00FB4EA0"/>
    <w:rsid w:val="00FB5622"/>
    <w:rsid w:val="00FC07D5"/>
    <w:rsid w:val="00FC0CA0"/>
    <w:rsid w:val="00FC2DB4"/>
    <w:rsid w:val="00FC4862"/>
    <w:rsid w:val="00FC69E7"/>
    <w:rsid w:val="00FC7043"/>
    <w:rsid w:val="00FD05D5"/>
    <w:rsid w:val="00FD1968"/>
    <w:rsid w:val="00FE1956"/>
    <w:rsid w:val="00FE7FB8"/>
    <w:rsid w:val="00FF4913"/>
    <w:rsid w:val="00FF4CFD"/>
  </w:rsids>
  <m:mathPr>
    <m:mathFont m:val="Cambria Math"/>
    <m:brkBin m:val="before"/>
    <m:brkBinSub m:val="--"/>
    <m:smallFrac m:val="0"/>
    <m:dispDef/>
    <m:lMargin m:val="0"/>
    <m:rMargin m:val="0"/>
    <m:defJc m:val="centerGroup"/>
    <m:wrapIndent m:val="1440"/>
    <m:intLim m:val="subSup"/>
    <m:naryLim m:val="undOvr"/>
  </m:mathPr>
  <w:themeFontLang w:val="en-SG"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44F7A"/>
  <w15:chartTrackingRefBased/>
  <w15:docId w15:val="{D31B803B-7D9E-4AB2-B595-EE9448FE9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384B"/>
    <w:pPr>
      <w:spacing w:after="0" w:line="240" w:lineRule="auto"/>
    </w:pPr>
    <w:rPr>
      <w:rFonts w:ascii="Arial" w:eastAsiaTheme="minorEastAsia" w:hAnsi="Arial"/>
      <w:noProof/>
      <w:sz w:val="18"/>
      <w:szCs w:val="24"/>
      <w:lang w:val="en-US"/>
    </w:rPr>
  </w:style>
  <w:style w:type="paragraph" w:styleId="Heading1">
    <w:name w:val="heading 1"/>
    <w:basedOn w:val="Normal"/>
    <w:next w:val="Normal"/>
    <w:link w:val="Heading1Char"/>
    <w:uiPriority w:val="9"/>
    <w:qFormat/>
    <w:rsid w:val="00361889"/>
    <w:pPr>
      <w:keepNext/>
      <w:spacing w:before="240" w:after="120"/>
      <w:outlineLvl w:val="0"/>
    </w:pPr>
    <w:rPr>
      <w:rFonts w:eastAsia="Times New Roman" w:cs="Arial"/>
      <w:b/>
      <w:caps/>
      <w:noProof w:val="0"/>
      <w:sz w:val="22"/>
      <w:szCs w:val="20"/>
    </w:rPr>
  </w:style>
  <w:style w:type="paragraph" w:styleId="Heading2">
    <w:name w:val="heading 2"/>
    <w:basedOn w:val="Normal"/>
    <w:next w:val="Normal"/>
    <w:link w:val="Heading2Char"/>
    <w:uiPriority w:val="9"/>
    <w:unhideWhenUsed/>
    <w:qFormat/>
    <w:rsid w:val="001C646A"/>
    <w:pPr>
      <w:keepNext/>
      <w:keepLines/>
      <w:spacing w:before="160" w:after="120"/>
      <w:outlineLvl w:val="1"/>
    </w:pPr>
    <w:rPr>
      <w:rFonts w:eastAsiaTheme="majorEastAsia" w:cstheme="majorBidi"/>
      <w:b/>
      <w:caps/>
      <w:color w:val="000000" w:themeColor="text1"/>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5E50"/>
    <w:rPr>
      <w:color w:val="0000FF"/>
      <w:u w:val="single"/>
    </w:rPr>
  </w:style>
  <w:style w:type="character" w:customStyle="1" w:styleId="Heading1Char">
    <w:name w:val="Heading 1 Char"/>
    <w:basedOn w:val="DefaultParagraphFont"/>
    <w:link w:val="Heading1"/>
    <w:uiPriority w:val="9"/>
    <w:rsid w:val="00361889"/>
    <w:rPr>
      <w:rFonts w:ascii="Arial" w:eastAsia="Times New Roman" w:hAnsi="Arial" w:cs="Arial"/>
      <w:b/>
      <w:caps/>
      <w:szCs w:val="20"/>
      <w:lang w:val="en-US"/>
    </w:rPr>
  </w:style>
  <w:style w:type="paragraph" w:styleId="TOCHeading">
    <w:name w:val="TOC Heading"/>
    <w:basedOn w:val="Heading1"/>
    <w:next w:val="Normal"/>
    <w:uiPriority w:val="39"/>
    <w:semiHidden/>
    <w:unhideWhenUsed/>
    <w:qFormat/>
    <w:rsid w:val="00865E50"/>
    <w:pPr>
      <w:spacing w:before="480" w:line="276" w:lineRule="auto"/>
      <w:outlineLvl w:val="9"/>
    </w:pPr>
    <w:rPr>
      <w:b w:val="0"/>
      <w:bCs/>
      <w:sz w:val="28"/>
      <w:szCs w:val="28"/>
      <w:lang w:eastAsia="ja-JP"/>
    </w:rPr>
  </w:style>
  <w:style w:type="paragraph" w:styleId="TOC1">
    <w:name w:val="toc 1"/>
    <w:basedOn w:val="Normal"/>
    <w:next w:val="Normal"/>
    <w:autoRedefine/>
    <w:uiPriority w:val="39"/>
    <w:unhideWhenUsed/>
    <w:rsid w:val="00865E50"/>
    <w:pPr>
      <w:spacing w:after="100"/>
    </w:pPr>
  </w:style>
  <w:style w:type="paragraph" w:styleId="TOC2">
    <w:name w:val="toc 2"/>
    <w:basedOn w:val="Normal"/>
    <w:next w:val="Normal"/>
    <w:autoRedefine/>
    <w:uiPriority w:val="39"/>
    <w:unhideWhenUsed/>
    <w:rsid w:val="00865E50"/>
    <w:pPr>
      <w:spacing w:after="100"/>
      <w:ind w:left="240"/>
    </w:pPr>
  </w:style>
  <w:style w:type="paragraph" w:styleId="NormalWeb">
    <w:name w:val="Normal (Web)"/>
    <w:basedOn w:val="Normal"/>
    <w:uiPriority w:val="99"/>
    <w:unhideWhenUsed/>
    <w:rsid w:val="00865E50"/>
    <w:pPr>
      <w:spacing w:before="100" w:beforeAutospacing="1" w:after="100" w:afterAutospacing="1"/>
    </w:pPr>
    <w:rPr>
      <w:rFonts w:ascii="Times" w:hAnsi="Times" w:cs="Times New Roman"/>
      <w:noProof w:val="0"/>
      <w:sz w:val="20"/>
      <w:szCs w:val="20"/>
      <w:lang w:val="en-IN"/>
    </w:rPr>
  </w:style>
  <w:style w:type="paragraph" w:styleId="ListParagraph">
    <w:name w:val="List Paragraph"/>
    <w:basedOn w:val="Normal"/>
    <w:uiPriority w:val="34"/>
    <w:qFormat/>
    <w:rsid w:val="00D2022D"/>
    <w:pPr>
      <w:ind w:left="720"/>
      <w:contextualSpacing/>
    </w:pPr>
  </w:style>
  <w:style w:type="paragraph" w:styleId="BalloonText">
    <w:name w:val="Balloon Text"/>
    <w:basedOn w:val="Normal"/>
    <w:link w:val="BalloonTextChar"/>
    <w:uiPriority w:val="99"/>
    <w:semiHidden/>
    <w:unhideWhenUsed/>
    <w:rsid w:val="00D2022D"/>
    <w:rPr>
      <w:rFonts w:ascii="Segoe UI" w:hAnsi="Segoe UI" w:cs="Segoe UI"/>
      <w:szCs w:val="18"/>
    </w:rPr>
  </w:style>
  <w:style w:type="character" w:customStyle="1" w:styleId="BalloonTextChar">
    <w:name w:val="Balloon Text Char"/>
    <w:basedOn w:val="DefaultParagraphFont"/>
    <w:link w:val="BalloonText"/>
    <w:uiPriority w:val="99"/>
    <w:semiHidden/>
    <w:rsid w:val="00D2022D"/>
    <w:rPr>
      <w:rFonts w:ascii="Segoe UI" w:eastAsiaTheme="minorEastAsia" w:hAnsi="Segoe UI" w:cs="Segoe UI"/>
      <w:noProof/>
      <w:sz w:val="18"/>
      <w:szCs w:val="18"/>
      <w:lang w:val="en-US"/>
    </w:rPr>
  </w:style>
  <w:style w:type="table" w:styleId="PlainTable1">
    <w:name w:val="Plain Table 1"/>
    <w:basedOn w:val="TableNormal"/>
    <w:uiPriority w:val="99"/>
    <w:rsid w:val="00AB73E8"/>
    <w:pPr>
      <w:spacing w:after="0" w:line="240" w:lineRule="auto"/>
    </w:pPr>
    <w:rPr>
      <w:rFonts w:eastAsiaTheme="minorEastAsia"/>
      <w:sz w:val="24"/>
      <w:szCs w:val="24"/>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6579F"/>
    <w:pPr>
      <w:tabs>
        <w:tab w:val="center" w:pos="4513"/>
        <w:tab w:val="right" w:pos="9026"/>
      </w:tabs>
    </w:pPr>
  </w:style>
  <w:style w:type="character" w:customStyle="1" w:styleId="HeaderChar">
    <w:name w:val="Header Char"/>
    <w:basedOn w:val="DefaultParagraphFont"/>
    <w:link w:val="Header"/>
    <w:uiPriority w:val="99"/>
    <w:rsid w:val="0026579F"/>
    <w:rPr>
      <w:rFonts w:eastAsiaTheme="minorEastAsia"/>
      <w:noProof/>
      <w:sz w:val="24"/>
      <w:szCs w:val="24"/>
      <w:lang w:val="en-US"/>
    </w:rPr>
  </w:style>
  <w:style w:type="paragraph" w:styleId="Footer">
    <w:name w:val="footer"/>
    <w:basedOn w:val="Normal"/>
    <w:link w:val="FooterChar"/>
    <w:uiPriority w:val="99"/>
    <w:unhideWhenUsed/>
    <w:rsid w:val="0026579F"/>
    <w:pPr>
      <w:tabs>
        <w:tab w:val="center" w:pos="4513"/>
        <w:tab w:val="right" w:pos="9026"/>
      </w:tabs>
    </w:pPr>
  </w:style>
  <w:style w:type="character" w:customStyle="1" w:styleId="FooterChar">
    <w:name w:val="Footer Char"/>
    <w:basedOn w:val="DefaultParagraphFont"/>
    <w:link w:val="Footer"/>
    <w:uiPriority w:val="99"/>
    <w:rsid w:val="0026579F"/>
    <w:rPr>
      <w:rFonts w:eastAsiaTheme="minorEastAsia"/>
      <w:noProof/>
      <w:sz w:val="24"/>
      <w:szCs w:val="24"/>
      <w:lang w:val="en-US"/>
    </w:rPr>
  </w:style>
  <w:style w:type="paragraph" w:styleId="Revision">
    <w:name w:val="Revision"/>
    <w:hidden/>
    <w:uiPriority w:val="99"/>
    <w:semiHidden/>
    <w:rsid w:val="00BC3545"/>
    <w:pPr>
      <w:spacing w:after="0" w:line="240" w:lineRule="auto"/>
    </w:pPr>
    <w:rPr>
      <w:rFonts w:eastAsiaTheme="minorEastAsia"/>
      <w:noProof/>
      <w:sz w:val="24"/>
      <w:szCs w:val="24"/>
      <w:lang w:val="en-US"/>
    </w:rPr>
  </w:style>
  <w:style w:type="paragraph" w:styleId="ListNumber">
    <w:name w:val="List Number"/>
    <w:basedOn w:val="Normal"/>
    <w:rsid w:val="00C1384B"/>
    <w:pPr>
      <w:numPr>
        <w:numId w:val="13"/>
      </w:numPr>
      <w:tabs>
        <w:tab w:val="num" w:pos="360"/>
      </w:tabs>
      <w:spacing w:after="120"/>
      <w:ind w:left="360"/>
    </w:pPr>
    <w:rPr>
      <w:rFonts w:eastAsia="Times New Roman" w:cs="Times New Roman"/>
      <w:noProof w:val="0"/>
      <w:szCs w:val="20"/>
    </w:rPr>
  </w:style>
  <w:style w:type="paragraph" w:styleId="Caption">
    <w:name w:val="caption"/>
    <w:basedOn w:val="Normal"/>
    <w:next w:val="Normal"/>
    <w:uiPriority w:val="35"/>
    <w:unhideWhenUsed/>
    <w:qFormat/>
    <w:rsid w:val="00C9261D"/>
    <w:pPr>
      <w:spacing w:after="200"/>
    </w:pPr>
    <w:rPr>
      <w:b/>
      <w:iCs/>
      <w:color w:val="000000" w:themeColor="text1"/>
      <w:szCs w:val="18"/>
    </w:rPr>
  </w:style>
  <w:style w:type="table" w:styleId="TableGrid">
    <w:name w:val="Table Grid"/>
    <w:basedOn w:val="TableNormal"/>
    <w:uiPriority w:val="39"/>
    <w:rsid w:val="00837D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C646A"/>
    <w:rPr>
      <w:rFonts w:ascii="Arial" w:eastAsiaTheme="majorEastAsia" w:hAnsi="Arial" w:cstheme="majorBidi"/>
      <w:b/>
      <w:caps/>
      <w:noProof/>
      <w:color w:val="000000" w:themeColor="text1"/>
      <w:sz w:val="20"/>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08098">
      <w:bodyDiv w:val="1"/>
      <w:marLeft w:val="0"/>
      <w:marRight w:val="0"/>
      <w:marTop w:val="0"/>
      <w:marBottom w:val="0"/>
      <w:divBdr>
        <w:top w:val="none" w:sz="0" w:space="0" w:color="auto"/>
        <w:left w:val="none" w:sz="0" w:space="0" w:color="auto"/>
        <w:bottom w:val="none" w:sz="0" w:space="0" w:color="auto"/>
        <w:right w:val="none" w:sz="0" w:space="0" w:color="auto"/>
      </w:divBdr>
    </w:div>
    <w:div w:id="19014754">
      <w:bodyDiv w:val="1"/>
      <w:marLeft w:val="0"/>
      <w:marRight w:val="0"/>
      <w:marTop w:val="0"/>
      <w:marBottom w:val="0"/>
      <w:divBdr>
        <w:top w:val="none" w:sz="0" w:space="0" w:color="auto"/>
        <w:left w:val="none" w:sz="0" w:space="0" w:color="auto"/>
        <w:bottom w:val="none" w:sz="0" w:space="0" w:color="auto"/>
        <w:right w:val="none" w:sz="0" w:space="0" w:color="auto"/>
      </w:divBdr>
    </w:div>
    <w:div w:id="100926914">
      <w:bodyDiv w:val="1"/>
      <w:marLeft w:val="0"/>
      <w:marRight w:val="0"/>
      <w:marTop w:val="0"/>
      <w:marBottom w:val="0"/>
      <w:divBdr>
        <w:top w:val="none" w:sz="0" w:space="0" w:color="auto"/>
        <w:left w:val="none" w:sz="0" w:space="0" w:color="auto"/>
        <w:bottom w:val="none" w:sz="0" w:space="0" w:color="auto"/>
        <w:right w:val="none" w:sz="0" w:space="0" w:color="auto"/>
      </w:divBdr>
    </w:div>
    <w:div w:id="162936412">
      <w:bodyDiv w:val="1"/>
      <w:marLeft w:val="0"/>
      <w:marRight w:val="0"/>
      <w:marTop w:val="0"/>
      <w:marBottom w:val="0"/>
      <w:divBdr>
        <w:top w:val="none" w:sz="0" w:space="0" w:color="auto"/>
        <w:left w:val="none" w:sz="0" w:space="0" w:color="auto"/>
        <w:bottom w:val="none" w:sz="0" w:space="0" w:color="auto"/>
        <w:right w:val="none" w:sz="0" w:space="0" w:color="auto"/>
      </w:divBdr>
    </w:div>
    <w:div w:id="304820508">
      <w:bodyDiv w:val="1"/>
      <w:marLeft w:val="0"/>
      <w:marRight w:val="0"/>
      <w:marTop w:val="0"/>
      <w:marBottom w:val="0"/>
      <w:divBdr>
        <w:top w:val="none" w:sz="0" w:space="0" w:color="auto"/>
        <w:left w:val="none" w:sz="0" w:space="0" w:color="auto"/>
        <w:bottom w:val="none" w:sz="0" w:space="0" w:color="auto"/>
        <w:right w:val="none" w:sz="0" w:space="0" w:color="auto"/>
      </w:divBdr>
    </w:div>
    <w:div w:id="350566639">
      <w:bodyDiv w:val="1"/>
      <w:marLeft w:val="0"/>
      <w:marRight w:val="0"/>
      <w:marTop w:val="0"/>
      <w:marBottom w:val="0"/>
      <w:divBdr>
        <w:top w:val="none" w:sz="0" w:space="0" w:color="auto"/>
        <w:left w:val="none" w:sz="0" w:space="0" w:color="auto"/>
        <w:bottom w:val="none" w:sz="0" w:space="0" w:color="auto"/>
        <w:right w:val="none" w:sz="0" w:space="0" w:color="auto"/>
      </w:divBdr>
    </w:div>
    <w:div w:id="476462133">
      <w:bodyDiv w:val="1"/>
      <w:marLeft w:val="0"/>
      <w:marRight w:val="0"/>
      <w:marTop w:val="0"/>
      <w:marBottom w:val="0"/>
      <w:divBdr>
        <w:top w:val="none" w:sz="0" w:space="0" w:color="auto"/>
        <w:left w:val="none" w:sz="0" w:space="0" w:color="auto"/>
        <w:bottom w:val="none" w:sz="0" w:space="0" w:color="auto"/>
        <w:right w:val="none" w:sz="0" w:space="0" w:color="auto"/>
      </w:divBdr>
    </w:div>
    <w:div w:id="771628961">
      <w:bodyDiv w:val="1"/>
      <w:marLeft w:val="0"/>
      <w:marRight w:val="0"/>
      <w:marTop w:val="0"/>
      <w:marBottom w:val="0"/>
      <w:divBdr>
        <w:top w:val="none" w:sz="0" w:space="0" w:color="auto"/>
        <w:left w:val="none" w:sz="0" w:space="0" w:color="auto"/>
        <w:bottom w:val="none" w:sz="0" w:space="0" w:color="auto"/>
        <w:right w:val="none" w:sz="0" w:space="0" w:color="auto"/>
      </w:divBdr>
    </w:div>
    <w:div w:id="1208907797">
      <w:bodyDiv w:val="1"/>
      <w:marLeft w:val="0"/>
      <w:marRight w:val="0"/>
      <w:marTop w:val="0"/>
      <w:marBottom w:val="0"/>
      <w:divBdr>
        <w:top w:val="none" w:sz="0" w:space="0" w:color="auto"/>
        <w:left w:val="none" w:sz="0" w:space="0" w:color="auto"/>
        <w:bottom w:val="none" w:sz="0" w:space="0" w:color="auto"/>
        <w:right w:val="none" w:sz="0" w:space="0" w:color="auto"/>
      </w:divBdr>
    </w:div>
    <w:div w:id="1306813783">
      <w:bodyDiv w:val="1"/>
      <w:marLeft w:val="0"/>
      <w:marRight w:val="0"/>
      <w:marTop w:val="0"/>
      <w:marBottom w:val="0"/>
      <w:divBdr>
        <w:top w:val="none" w:sz="0" w:space="0" w:color="auto"/>
        <w:left w:val="none" w:sz="0" w:space="0" w:color="auto"/>
        <w:bottom w:val="none" w:sz="0" w:space="0" w:color="auto"/>
        <w:right w:val="none" w:sz="0" w:space="0" w:color="auto"/>
      </w:divBdr>
    </w:div>
    <w:div w:id="1385716839">
      <w:bodyDiv w:val="1"/>
      <w:marLeft w:val="0"/>
      <w:marRight w:val="0"/>
      <w:marTop w:val="0"/>
      <w:marBottom w:val="0"/>
      <w:divBdr>
        <w:top w:val="none" w:sz="0" w:space="0" w:color="auto"/>
        <w:left w:val="none" w:sz="0" w:space="0" w:color="auto"/>
        <w:bottom w:val="none" w:sz="0" w:space="0" w:color="auto"/>
        <w:right w:val="none" w:sz="0" w:space="0" w:color="auto"/>
      </w:divBdr>
    </w:div>
    <w:div w:id="1594625418">
      <w:bodyDiv w:val="1"/>
      <w:marLeft w:val="0"/>
      <w:marRight w:val="0"/>
      <w:marTop w:val="0"/>
      <w:marBottom w:val="0"/>
      <w:divBdr>
        <w:top w:val="none" w:sz="0" w:space="0" w:color="auto"/>
        <w:left w:val="none" w:sz="0" w:space="0" w:color="auto"/>
        <w:bottom w:val="none" w:sz="0" w:space="0" w:color="auto"/>
        <w:right w:val="none" w:sz="0" w:space="0" w:color="auto"/>
      </w:divBdr>
    </w:div>
    <w:div w:id="1636721452">
      <w:bodyDiv w:val="1"/>
      <w:marLeft w:val="0"/>
      <w:marRight w:val="0"/>
      <w:marTop w:val="0"/>
      <w:marBottom w:val="0"/>
      <w:divBdr>
        <w:top w:val="none" w:sz="0" w:space="0" w:color="auto"/>
        <w:left w:val="none" w:sz="0" w:space="0" w:color="auto"/>
        <w:bottom w:val="none" w:sz="0" w:space="0" w:color="auto"/>
        <w:right w:val="none" w:sz="0" w:space="0" w:color="auto"/>
      </w:divBdr>
    </w:div>
    <w:div w:id="1767114127">
      <w:bodyDiv w:val="1"/>
      <w:marLeft w:val="0"/>
      <w:marRight w:val="0"/>
      <w:marTop w:val="0"/>
      <w:marBottom w:val="0"/>
      <w:divBdr>
        <w:top w:val="none" w:sz="0" w:space="0" w:color="auto"/>
        <w:left w:val="none" w:sz="0" w:space="0" w:color="auto"/>
        <w:bottom w:val="none" w:sz="0" w:space="0" w:color="auto"/>
        <w:right w:val="none" w:sz="0" w:space="0" w:color="auto"/>
      </w:divBdr>
    </w:div>
    <w:div w:id="1833598508">
      <w:bodyDiv w:val="1"/>
      <w:marLeft w:val="0"/>
      <w:marRight w:val="0"/>
      <w:marTop w:val="0"/>
      <w:marBottom w:val="0"/>
      <w:divBdr>
        <w:top w:val="none" w:sz="0" w:space="0" w:color="auto"/>
        <w:left w:val="none" w:sz="0" w:space="0" w:color="auto"/>
        <w:bottom w:val="none" w:sz="0" w:space="0" w:color="auto"/>
        <w:right w:val="none" w:sz="0" w:space="0" w:color="auto"/>
      </w:divBdr>
    </w:div>
    <w:div w:id="1936206384">
      <w:bodyDiv w:val="1"/>
      <w:marLeft w:val="0"/>
      <w:marRight w:val="0"/>
      <w:marTop w:val="0"/>
      <w:marBottom w:val="0"/>
      <w:divBdr>
        <w:top w:val="none" w:sz="0" w:space="0" w:color="auto"/>
        <w:left w:val="none" w:sz="0" w:space="0" w:color="auto"/>
        <w:bottom w:val="none" w:sz="0" w:space="0" w:color="auto"/>
        <w:right w:val="none" w:sz="0" w:space="0" w:color="auto"/>
      </w:divBdr>
    </w:div>
    <w:div w:id="2017921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fontTable" Target="fontTable.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30" Type="http://schemas.openxmlformats.org/officeDocument/2006/relationships/image" Target="media/image20.jpe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3.png"/><Relationship Id="rId21" Type="http://schemas.openxmlformats.org/officeDocument/2006/relationships/hyperlink" Target="mailto:mohamedlms.2014@economics.smu.edu.sg" TargetMode="External"/><Relationship Id="rId22" Type="http://schemas.openxmlformats.org/officeDocument/2006/relationships/hyperlink" Target="mailto:mahimad.2014@business.smu.edu.sg" TargetMode="External"/><Relationship Id="rId23" Type="http://schemas.openxmlformats.org/officeDocument/2006/relationships/hyperlink" Target="mailto:manishag.2014@sis.smu.edu.sg" TargetMode="External"/><Relationship Id="rId24" Type="http://schemas.openxmlformats.org/officeDocument/2006/relationships/image" Target="media/image14.jpg"/><Relationship Id="rId25" Type="http://schemas.openxmlformats.org/officeDocument/2006/relationships/image" Target="media/image15.jpeg"/><Relationship Id="rId26" Type="http://schemas.openxmlformats.org/officeDocument/2006/relationships/image" Target="media/image16.jpg"/><Relationship Id="rId27" Type="http://schemas.openxmlformats.org/officeDocument/2006/relationships/image" Target="media/image17.jpg"/><Relationship Id="rId28" Type="http://schemas.openxmlformats.org/officeDocument/2006/relationships/image" Target="media/image18.jpg"/><Relationship Id="rId29" Type="http://schemas.openxmlformats.org/officeDocument/2006/relationships/image" Target="media/image19.jpg"/><Relationship Id="rId60" Type="http://schemas.microsoft.com/office/2011/relationships/people" Target="people.xml"/><Relationship Id="rId6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06D50-7482-9244-A566-FD8924BCD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30</Pages>
  <Words>5361</Words>
  <Characters>30562</Characters>
  <Application>Microsoft Macintosh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Lukman Syed</dc:creator>
  <cp:keywords/>
  <dc:description/>
  <cp:lastModifiedBy>Manisha GOYAL</cp:lastModifiedBy>
  <cp:revision>204</cp:revision>
  <dcterms:created xsi:type="dcterms:W3CDTF">2018-04-08T10:20:00Z</dcterms:created>
  <dcterms:modified xsi:type="dcterms:W3CDTF">2018-04-08T18:20:00Z</dcterms:modified>
</cp:coreProperties>
</file>